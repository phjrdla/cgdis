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6FE" w:rsidRDefault="000066FE"/>
    <w:tbl>
      <w:tblPr>
        <w:tblW w:w="5000" w:type="pct"/>
        <w:tblLook w:val="00A0"/>
      </w:tblPr>
      <w:tblGrid>
        <w:gridCol w:w="10682"/>
      </w:tblGrid>
      <w:tr w:rsidR="00360077" w:rsidRPr="00EA3EC3" w:rsidTr="000A2E37">
        <w:tc>
          <w:tcPr>
            <w:tcW w:w="5000" w:type="pct"/>
            <w:tcBorders>
              <w:top w:val="single" w:sz="18" w:space="0" w:color="FF0000"/>
            </w:tcBorders>
          </w:tcPr>
          <w:p w:rsidR="000A2E37" w:rsidRPr="0034698A" w:rsidRDefault="000A2E37" w:rsidP="00E31E62">
            <w:pPr>
              <w:pStyle w:val="FirstPageTitle"/>
              <w:rPr>
                <w:noProof w:val="0"/>
                <w:lang w:val="en-US"/>
              </w:rPr>
            </w:pPr>
            <w:r w:rsidRPr="0034698A">
              <w:rPr>
                <w:noProof w:val="0"/>
                <w:lang w:val="en-US"/>
              </w:rPr>
              <w:t xml:space="preserve">Corps Grand Ducal </w:t>
            </w:r>
          </w:p>
          <w:p w:rsidR="00360077" w:rsidRPr="0034698A" w:rsidRDefault="000A2E37" w:rsidP="00E31E62">
            <w:pPr>
              <w:pStyle w:val="FirstPageTitle"/>
              <w:rPr>
                <w:noProof w:val="0"/>
                <w:lang w:val="en-US"/>
              </w:rPr>
            </w:pPr>
            <w:proofErr w:type="spellStart"/>
            <w:r w:rsidRPr="0034698A">
              <w:rPr>
                <w:noProof w:val="0"/>
                <w:lang w:val="en-US"/>
              </w:rPr>
              <w:t>Incendies</w:t>
            </w:r>
            <w:proofErr w:type="spellEnd"/>
            <w:r w:rsidRPr="0034698A">
              <w:rPr>
                <w:noProof w:val="0"/>
                <w:lang w:val="en-US"/>
              </w:rPr>
              <w:t xml:space="preserve"> &amp; Secours</w:t>
            </w:r>
          </w:p>
          <w:p w:rsidR="00360077" w:rsidRDefault="000A2E37" w:rsidP="00E31E62">
            <w:pPr>
              <w:pStyle w:val="FirstPageTitle"/>
              <w:rPr>
                <w:noProof w:val="0"/>
                <w:lang w:val="en-GB"/>
              </w:rPr>
            </w:pPr>
            <w:r>
              <w:rPr>
                <w:noProof w:val="0"/>
                <w:lang w:val="en-GB"/>
              </w:rPr>
              <w:t>Data Guard System</w:t>
            </w:r>
            <w:r w:rsidR="00CE48E9">
              <w:rPr>
                <w:noProof w:val="0"/>
                <w:lang w:val="en-GB"/>
              </w:rPr>
              <w:t>s</w:t>
            </w:r>
            <w:r>
              <w:rPr>
                <w:noProof w:val="0"/>
                <w:lang w:val="en-GB"/>
              </w:rPr>
              <w:t xml:space="preserve"> Operator’s Guide</w:t>
            </w: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0736B9" w:rsidRDefault="000736B9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Default="00945248" w:rsidP="00E31E62">
            <w:pPr>
              <w:pStyle w:val="FirstPageTitle"/>
              <w:rPr>
                <w:noProof w:val="0"/>
                <w:lang w:val="en-GB"/>
              </w:rPr>
            </w:pPr>
          </w:p>
          <w:p w:rsidR="000736B9" w:rsidRDefault="000736B9" w:rsidP="00E31E62">
            <w:pPr>
              <w:pStyle w:val="FirstPageTitle"/>
              <w:rPr>
                <w:noProof w:val="0"/>
                <w:lang w:val="en-GB"/>
              </w:rPr>
            </w:pPr>
          </w:p>
          <w:p w:rsidR="000736B9" w:rsidRDefault="000736B9" w:rsidP="00E31E62">
            <w:pPr>
              <w:pStyle w:val="FirstPageTitle"/>
              <w:rPr>
                <w:noProof w:val="0"/>
                <w:lang w:val="en-GB"/>
              </w:rPr>
            </w:pPr>
          </w:p>
          <w:p w:rsidR="00945248" w:rsidRPr="004801C6" w:rsidRDefault="00EC5D07" w:rsidP="00771FBE">
            <w:pPr>
              <w:jc w:val="center"/>
            </w:pPr>
            <w:r>
              <w:rPr>
                <w:rFonts w:cs="Arial"/>
                <w:b/>
                <w:noProof/>
                <w:sz w:val="36"/>
                <w:szCs w:val="36"/>
                <w:lang w:val="fr-FR" w:eastAsia="fr-FR"/>
              </w:rPr>
              <w:drawing>
                <wp:inline distT="0" distB="0" distL="0" distR="0">
                  <wp:extent cx="2106930" cy="526732"/>
                  <wp:effectExtent l="19050" t="0" r="7620" b="0"/>
                  <wp:docPr id="1" name="Picture 3" descr="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526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45248" w:rsidRPr="00EA3EC3">
              <w:rPr>
                <w:lang w:val="en-GB"/>
              </w:rPr>
              <w:br w:type="page"/>
            </w:r>
          </w:p>
          <w:p w:rsidR="0073757A" w:rsidRDefault="0073757A" w:rsidP="00341759">
            <w:pPr>
              <w:rPr>
                <w:b/>
                <w:sz w:val="24"/>
                <w:szCs w:val="24"/>
              </w:rPr>
            </w:pPr>
          </w:p>
          <w:p w:rsidR="0073757A" w:rsidRDefault="0073757A" w:rsidP="00341759">
            <w:pPr>
              <w:rPr>
                <w:b/>
                <w:sz w:val="24"/>
                <w:szCs w:val="24"/>
              </w:rPr>
            </w:pPr>
          </w:p>
          <w:p w:rsidR="00771FBE" w:rsidRDefault="00771FBE" w:rsidP="00341759">
            <w:pPr>
              <w:rPr>
                <w:b/>
                <w:sz w:val="24"/>
                <w:szCs w:val="24"/>
              </w:rPr>
            </w:pPr>
          </w:p>
          <w:p w:rsidR="00771FBE" w:rsidRDefault="00771FBE" w:rsidP="00341759">
            <w:pPr>
              <w:rPr>
                <w:b/>
                <w:sz w:val="24"/>
                <w:szCs w:val="24"/>
              </w:rPr>
            </w:pPr>
          </w:p>
          <w:p w:rsidR="00771FBE" w:rsidRDefault="00771FBE" w:rsidP="00341759">
            <w:pPr>
              <w:rPr>
                <w:b/>
                <w:sz w:val="24"/>
                <w:szCs w:val="24"/>
              </w:rPr>
            </w:pPr>
          </w:p>
          <w:p w:rsidR="00341759" w:rsidRPr="004801C6" w:rsidRDefault="00341759" w:rsidP="00341759">
            <w:pPr>
              <w:rPr>
                <w:b/>
                <w:sz w:val="24"/>
                <w:szCs w:val="24"/>
              </w:rPr>
            </w:pPr>
            <w:r w:rsidRPr="004801C6">
              <w:rPr>
                <w:b/>
                <w:sz w:val="24"/>
                <w:szCs w:val="24"/>
              </w:rPr>
              <w:lastRenderedPageBreak/>
              <w:t>Revision History</w:t>
            </w:r>
          </w:p>
          <w:p w:rsidR="00341759" w:rsidRDefault="00341759" w:rsidP="00341759">
            <w:pPr>
              <w:rPr>
                <w:sz w:val="24"/>
              </w:rPr>
            </w:pPr>
          </w:p>
          <w:p w:rsidR="00157D1F" w:rsidRPr="00157D1F" w:rsidRDefault="00157D1F" w:rsidP="00157D1F">
            <w:pPr>
              <w:rPr>
                <w:sz w:val="24"/>
              </w:rPr>
            </w:pPr>
          </w:p>
          <w:tbl>
            <w:tblPr>
              <w:tblW w:w="8265" w:type="dxa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CellMar>
                <w:left w:w="43" w:type="dxa"/>
                <w:right w:w="43" w:type="dxa"/>
              </w:tblCellMar>
              <w:tblLook w:val="0000"/>
            </w:tblPr>
            <w:tblGrid>
              <w:gridCol w:w="1418"/>
              <w:gridCol w:w="1177"/>
              <w:gridCol w:w="5670"/>
            </w:tblGrid>
            <w:tr w:rsidR="00157D1F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pPr>
                    <w:rPr>
                      <w:b/>
                      <w:bCs/>
                    </w:rPr>
                  </w:pPr>
                  <w:r w:rsidRPr="00157D1F">
                    <w:rPr>
                      <w:b/>
                      <w:bCs/>
                    </w:rPr>
                    <w:t>Revision date</w:t>
                  </w:r>
                </w:p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pPr>
                    <w:rPr>
                      <w:b/>
                      <w:bCs/>
                    </w:rPr>
                  </w:pPr>
                  <w:r w:rsidRPr="00157D1F">
                    <w:rPr>
                      <w:b/>
                      <w:bCs/>
                    </w:rPr>
                    <w:t>Version</w:t>
                  </w: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pPr>
                    <w:rPr>
                      <w:b/>
                      <w:bCs/>
                    </w:rPr>
                  </w:pPr>
                  <w:r w:rsidRPr="00157D1F">
                    <w:rPr>
                      <w:b/>
                      <w:bCs/>
                    </w:rPr>
                    <w:t>Summary of Changes</w:t>
                  </w:r>
                </w:p>
              </w:tc>
            </w:tr>
            <w:tr w:rsidR="00157D1F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076AE7" w:rsidP="00157D1F">
                  <w:r>
                    <w:t>22/07/2019</w:t>
                  </w:r>
                </w:p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r w:rsidRPr="00157D1F">
                    <w:t>0.1</w:t>
                  </w: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r w:rsidRPr="00157D1F">
                    <w:t>Initial version</w:t>
                  </w:r>
                </w:p>
              </w:tc>
            </w:tr>
            <w:tr w:rsidR="00157D1F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/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/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157D1F" w:rsidRPr="00157D1F" w:rsidRDefault="00157D1F" w:rsidP="00157D1F">
                  <w:r w:rsidRPr="00157D1F">
                    <w:t>Reviewed by technical writer</w:t>
                  </w:r>
                </w:p>
              </w:tc>
            </w:tr>
            <w:tr w:rsidR="003A7859" w:rsidRPr="00157D1F" w:rsidTr="001E0DAD">
              <w:trPr>
                <w:ins w:id="0" w:author="BRIENS Philippe (EEAS-EXT)" w:date="2016-12-14T20:57:00Z"/>
              </w:trPr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3A7859" w:rsidRPr="00157D1F" w:rsidRDefault="003A7859" w:rsidP="00157D1F">
                  <w:pPr>
                    <w:rPr>
                      <w:ins w:id="1" w:author="BRIENS Philippe (EEAS-EXT)" w:date="2016-12-14T20:57:00Z"/>
                    </w:rPr>
                  </w:pPr>
                </w:p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3A7859" w:rsidRPr="00157D1F" w:rsidRDefault="003A7859" w:rsidP="00157D1F">
                  <w:pPr>
                    <w:rPr>
                      <w:ins w:id="2" w:author="BRIENS Philippe (EEAS-EXT)" w:date="2016-12-14T20:57:00Z"/>
                    </w:rPr>
                  </w:pP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3A7859" w:rsidRPr="00157D1F" w:rsidRDefault="003A7859" w:rsidP="00157D1F">
                  <w:pPr>
                    <w:rPr>
                      <w:ins w:id="3" w:author="BRIENS Philippe (EEAS-EXT)" w:date="2016-12-14T20:57:00Z"/>
                    </w:rPr>
                  </w:pPr>
                  <w:ins w:id="4" w:author="BRIENS Philippe (EEAS-EXT)" w:date="2016-12-14T20:57:00Z">
                    <w:r>
                      <w:t>Backup changes</w:t>
                    </w:r>
                  </w:ins>
                </w:p>
              </w:tc>
            </w:tr>
            <w:tr w:rsidR="00A71B13" w:rsidRPr="00157D1F" w:rsidTr="001E0DAD">
              <w:tc>
                <w:tcPr>
                  <w:tcW w:w="141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A71B13" w:rsidRPr="00157D1F" w:rsidRDefault="00A71B13" w:rsidP="00157D1F"/>
              </w:tc>
              <w:tc>
                <w:tcPr>
                  <w:tcW w:w="117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A71B13" w:rsidRPr="00157D1F" w:rsidRDefault="00A71B13" w:rsidP="00157D1F">
                  <w:r>
                    <w:t>1</w:t>
                  </w:r>
                </w:p>
              </w:tc>
              <w:tc>
                <w:tcPr>
                  <w:tcW w:w="567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:rsidR="00A71B13" w:rsidRPr="00157D1F" w:rsidRDefault="00A71B13" w:rsidP="00157D1F">
                  <w:r>
                    <w:t>Approved version</w:t>
                  </w:r>
                </w:p>
              </w:tc>
            </w:tr>
          </w:tbl>
          <w:p w:rsidR="00157D1F" w:rsidRPr="00157D1F" w:rsidRDefault="00157D1F" w:rsidP="00157D1F">
            <w:pPr>
              <w:rPr>
                <w:lang w:val="en-GB"/>
              </w:rPr>
            </w:pPr>
          </w:p>
          <w:p w:rsidR="00341759" w:rsidRDefault="00341759" w:rsidP="00341759">
            <w:pPr>
              <w:rPr>
                <w:lang w:val="en-GB"/>
              </w:rPr>
            </w:pPr>
          </w:p>
          <w:p w:rsidR="00341759" w:rsidRDefault="00341759" w:rsidP="00341759">
            <w:pPr>
              <w:rPr>
                <w:lang w:val="en-GB"/>
              </w:rPr>
            </w:pPr>
          </w:p>
          <w:p w:rsidR="00341759" w:rsidRPr="004801C6" w:rsidRDefault="00341759" w:rsidP="00341759">
            <w:pPr>
              <w:rPr>
                <w:b/>
                <w:sz w:val="24"/>
                <w:szCs w:val="24"/>
                <w:lang w:val="en-GB"/>
              </w:rPr>
            </w:pPr>
            <w:r w:rsidRPr="004801C6">
              <w:rPr>
                <w:b/>
                <w:sz w:val="24"/>
                <w:szCs w:val="24"/>
                <w:lang w:val="en-GB"/>
              </w:rPr>
              <w:t>Approvals:</w:t>
            </w:r>
          </w:p>
          <w:p w:rsidR="00341759" w:rsidRDefault="00341759" w:rsidP="00341759">
            <w:pPr>
              <w:rPr>
                <w:lang w:val="en-GB"/>
              </w:rPr>
            </w:pPr>
          </w:p>
          <w:tbl>
            <w:tblPr>
              <w:tblW w:w="8962" w:type="dxa"/>
              <w:tblInd w:w="93" w:type="dxa"/>
              <w:tblLook w:val="04A0"/>
            </w:tblPr>
            <w:tblGrid>
              <w:gridCol w:w="2002"/>
              <w:gridCol w:w="2479"/>
              <w:gridCol w:w="2002"/>
              <w:gridCol w:w="2479"/>
            </w:tblGrid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Creation Date:</w:t>
                  </w:r>
                </w:p>
              </w:tc>
              <w:tc>
                <w:tcPr>
                  <w:tcW w:w="247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076AE7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22/07/2019</w:t>
                  </w:r>
                </w:p>
              </w:tc>
              <w:tc>
                <w:tcPr>
                  <w:tcW w:w="20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Approved by:</w:t>
                  </w:r>
                </w:p>
              </w:tc>
              <w:tc>
                <w:tcPr>
                  <w:tcW w:w="247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 </w:t>
                  </w:r>
                </w:p>
              </w:tc>
            </w:tr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Created  By: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41759" w:rsidRPr="00C97C64" w:rsidRDefault="00076AE7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Philippe Briens</w:t>
                  </w:r>
                </w:p>
              </w:tc>
              <w:tc>
                <w:tcPr>
                  <w:tcW w:w="20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Approval Date: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 w:rsidRPr="00C97C64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 </w:t>
                  </w:r>
                </w:p>
              </w:tc>
            </w:tr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Official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076AE7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 xml:space="preserve">Dominique </w:t>
                  </w:r>
                  <w:proofErr w:type="spellStart"/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Thiry</w:t>
                  </w:r>
                  <w:proofErr w:type="spellEnd"/>
                </w:p>
              </w:tc>
              <w:tc>
                <w:tcPr>
                  <w:tcW w:w="20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Project Manager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 xml:space="preserve">Christophe </w:t>
                  </w:r>
                  <w:proofErr w:type="spellStart"/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Depecker</w:t>
                  </w:r>
                  <w:proofErr w:type="spellEnd"/>
                </w:p>
              </w:tc>
            </w:tr>
            <w:tr w:rsidR="00341759" w:rsidRPr="00C97C64" w:rsidTr="00E31E62">
              <w:trPr>
                <w:trHeight w:val="359"/>
              </w:trPr>
              <w:tc>
                <w:tcPr>
                  <w:tcW w:w="200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Technical leader</w:t>
                  </w: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  <w:t>Philippe Briens</w:t>
                  </w:r>
                </w:p>
              </w:tc>
              <w:tc>
                <w:tcPr>
                  <w:tcW w:w="20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</w:p>
              </w:tc>
              <w:tc>
                <w:tcPr>
                  <w:tcW w:w="247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341759" w:rsidRPr="00C97C64" w:rsidRDefault="00341759" w:rsidP="00E31E62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GB" w:eastAsia="en-GB"/>
                    </w:rPr>
                  </w:pPr>
                </w:p>
              </w:tc>
            </w:tr>
          </w:tbl>
          <w:p w:rsidR="00341759" w:rsidRDefault="00341759" w:rsidP="00341759">
            <w:pPr>
              <w:pStyle w:val="TOCHeading"/>
              <w:rPr>
                <w:color w:val="FF0000"/>
              </w:rPr>
            </w:pPr>
          </w:p>
          <w:p w:rsidR="00945248" w:rsidRDefault="00945248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  <w:p w:rsidR="000066FE" w:rsidRPr="00EA3EC3" w:rsidRDefault="000066FE" w:rsidP="00945248">
            <w:pPr>
              <w:pStyle w:val="FirstPageTitle"/>
              <w:jc w:val="left"/>
              <w:rPr>
                <w:noProof w:val="0"/>
                <w:lang w:val="en-GB"/>
              </w:rPr>
            </w:pPr>
          </w:p>
        </w:tc>
      </w:tr>
    </w:tbl>
    <w:p w:rsidR="004D0663" w:rsidRDefault="004D0663" w:rsidP="00A61CDA"/>
    <w:p w:rsidR="00C2574D" w:rsidRDefault="004D0663" w:rsidP="00A61CDA">
      <w:r>
        <w:br w:type="page"/>
      </w:r>
      <w:r w:rsidR="00C2574D">
        <w:lastRenderedPageBreak/>
        <w:t>Table of Contents</w:t>
      </w:r>
    </w:p>
    <w:p w:rsidR="00A34A99" w:rsidRDefault="00A34A99" w:rsidP="00A24ECC">
      <w:pPr>
        <w:pStyle w:val="Heading1"/>
      </w:pPr>
      <w:bookmarkStart w:id="5" w:name="_Toc458523564"/>
      <w:r>
        <w:lastRenderedPageBreak/>
        <w:t>Environment description</w:t>
      </w:r>
      <w:bookmarkEnd w:id="5"/>
    </w:p>
    <w:p w:rsidR="00561BD9" w:rsidRDefault="00EC4C85" w:rsidP="0086746F">
      <w:pPr>
        <w:spacing w:line="360" w:lineRule="auto"/>
      </w:pPr>
      <w:r>
        <w:t>CGDIS Oracle Data Guard systems run on 2 physical servers.</w:t>
      </w:r>
    </w:p>
    <w:p w:rsidR="00EC4C85" w:rsidRDefault="00EC4C85" w:rsidP="0086746F">
      <w:pPr>
        <w:pStyle w:val="ListParagraph"/>
        <w:numPr>
          <w:ilvl w:val="0"/>
          <w:numId w:val="44"/>
        </w:numPr>
        <w:spacing w:line="360" w:lineRule="auto"/>
      </w:pPr>
      <w:r>
        <w:t>Operating system : Oracle Enterprise Linux 7.5</w:t>
      </w:r>
    </w:p>
    <w:p w:rsidR="00EC4C85" w:rsidRDefault="00EC4C85" w:rsidP="0086746F">
      <w:pPr>
        <w:pStyle w:val="ListParagraph"/>
        <w:numPr>
          <w:ilvl w:val="0"/>
          <w:numId w:val="44"/>
        </w:numPr>
        <w:spacing w:line="360" w:lineRule="auto"/>
      </w:pPr>
      <w:r>
        <w:t>Oracle Server       : versions 12.2.0.1, 11.1.0.2, 11.2.0.4</w:t>
      </w:r>
    </w:p>
    <w:p w:rsidR="00561BD9" w:rsidRDefault="00CC0FFB" w:rsidP="0086746F">
      <w:pPr>
        <w:spacing w:line="360" w:lineRule="auto"/>
      </w:pPr>
      <w:r>
        <w:t>Each server hosts databases for COSWARE, COSWARETEST, SIASELAN and SECUR.</w:t>
      </w:r>
    </w:p>
    <w:p w:rsidR="00CC0FFB" w:rsidRDefault="00CC0FFB" w:rsidP="0086746F">
      <w:pPr>
        <w:spacing w:line="360" w:lineRule="auto"/>
      </w:pPr>
      <w:r>
        <w:t xml:space="preserve">COSWARE and SIASELAN are using Data Guard therefore </w:t>
      </w:r>
      <w:proofErr w:type="gramStart"/>
      <w:r>
        <w:t>having  primary</w:t>
      </w:r>
      <w:proofErr w:type="gramEnd"/>
      <w:r>
        <w:t xml:space="preserve"> and standby databases. Primary and standby databases may run on Site 1 or 2. </w:t>
      </w:r>
    </w:p>
    <w:p w:rsidR="00CC0FFB" w:rsidRDefault="00CC0FFB" w:rsidP="0086746F">
      <w:pPr>
        <w:spacing w:line="360" w:lineRule="auto"/>
      </w:pPr>
      <w:r>
        <w:t xml:space="preserve">A switchover occurs when a standby becomes a primary. CGDIS Data Guard systems </w:t>
      </w:r>
      <w:r w:rsidR="005F741A">
        <w:t>are config</w:t>
      </w:r>
      <w:r>
        <w:t xml:space="preserve">ured for </w:t>
      </w:r>
      <w:r w:rsidR="005C6DF7">
        <w:t>manual swi</w:t>
      </w:r>
      <w:r w:rsidR="005F741A">
        <w:t>t</w:t>
      </w:r>
      <w:r w:rsidR="005C6DF7">
        <w:t>chovers</w:t>
      </w:r>
      <w:r w:rsidR="005F741A">
        <w:t>,</w:t>
      </w:r>
      <w:r w:rsidR="005C6DF7">
        <w:t xml:space="preserve"> typically for</w:t>
      </w:r>
      <w:r>
        <w:t xml:space="preserve"> Linux updates</w:t>
      </w:r>
      <w:r w:rsidR="005C6DF7">
        <w:t xml:space="preserve"> (yum update</w:t>
      </w:r>
      <w:proofErr w:type="gramStart"/>
      <w:r w:rsidR="005C6DF7">
        <w:t>) ,</w:t>
      </w:r>
      <w:proofErr w:type="gramEnd"/>
      <w:r w:rsidR="005C6DF7">
        <w:t xml:space="preserve"> Oracle patches or any situation </w:t>
      </w:r>
      <w:r w:rsidR="005F741A">
        <w:t xml:space="preserve">involving to </w:t>
      </w:r>
      <w:r w:rsidR="005C6DF7">
        <w:t xml:space="preserve">shutdown data bases </w:t>
      </w:r>
      <w:r w:rsidR="0086746F">
        <w:t>or Linux servers.</w:t>
      </w:r>
    </w:p>
    <w:tbl>
      <w:tblPr>
        <w:tblStyle w:val="TableGrid"/>
        <w:tblW w:w="0" w:type="auto"/>
        <w:tblLook w:val="04A0"/>
      </w:tblPr>
      <w:tblGrid>
        <w:gridCol w:w="10606"/>
      </w:tblGrid>
      <w:tr w:rsidR="00561BD9" w:rsidTr="00561BD9">
        <w:tc>
          <w:tcPr>
            <w:tcW w:w="10606" w:type="dxa"/>
          </w:tcPr>
          <w:p w:rsidR="00561BD9" w:rsidRDefault="00561BD9" w:rsidP="00EC4C85">
            <w:pPr>
              <w:jc w:val="center"/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335325" cy="4039720"/>
                  <wp:effectExtent l="1905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6256" cy="404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BD9" w:rsidRPr="00561BD9" w:rsidRDefault="00561BD9" w:rsidP="00561BD9"/>
    <w:p w:rsidR="00561BD9" w:rsidRPr="00561BD9" w:rsidRDefault="00561BD9" w:rsidP="00561BD9"/>
    <w:p w:rsidR="0003777B" w:rsidRDefault="0003777B" w:rsidP="00BE5178">
      <w:pPr>
        <w:spacing w:line="276" w:lineRule="auto"/>
        <w:ind w:left="720"/>
      </w:pPr>
      <w:r>
        <w:t>.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322"/>
      </w:tblGrid>
      <w:tr w:rsidR="00A553B7" w:rsidTr="00FC3891">
        <w:tc>
          <w:tcPr>
            <w:tcW w:w="10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553B7" w:rsidRDefault="00A553B7" w:rsidP="00062047">
            <w:pPr>
              <w:spacing w:line="276" w:lineRule="auto"/>
              <w:jc w:val="center"/>
            </w:pPr>
          </w:p>
        </w:tc>
      </w:tr>
      <w:tr w:rsidR="00A553B7" w:rsidTr="00FC3891">
        <w:tc>
          <w:tcPr>
            <w:tcW w:w="10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553B7" w:rsidRDefault="00A553B7" w:rsidP="00062047">
            <w:pPr>
              <w:spacing w:line="276" w:lineRule="auto"/>
              <w:jc w:val="center"/>
            </w:pPr>
          </w:p>
        </w:tc>
      </w:tr>
    </w:tbl>
    <w:p w:rsidR="00A553B7" w:rsidRPr="00A34A99" w:rsidRDefault="00A553B7" w:rsidP="00A553B7">
      <w:pPr>
        <w:spacing w:line="276" w:lineRule="auto"/>
        <w:ind w:left="360"/>
      </w:pPr>
    </w:p>
    <w:p w:rsidR="00FF152D" w:rsidRDefault="00FC3891" w:rsidP="00A24ECC">
      <w:pPr>
        <w:pStyle w:val="Heading1"/>
      </w:pPr>
      <w:r>
        <w:lastRenderedPageBreak/>
        <w:t>Operations</w:t>
      </w:r>
    </w:p>
    <w:p w:rsidR="00FC3891" w:rsidRDefault="00FC3891" w:rsidP="00FF152D">
      <w:r>
        <w:t xml:space="preserve">Usual tasks are performed </w:t>
      </w:r>
      <w:proofErr w:type="spellStart"/>
      <w:r>
        <w:t>th</w:t>
      </w:r>
      <w:r w:rsidR="00316753">
        <w:t>orugh</w:t>
      </w:r>
      <w:proofErr w:type="spellEnd"/>
      <w:r w:rsidR="00316753">
        <w:t xml:space="preserve"> </w:t>
      </w:r>
      <w:proofErr w:type="gramStart"/>
      <w:r w:rsidR="00316753">
        <w:t xml:space="preserve">a  </w:t>
      </w:r>
      <w:proofErr w:type="spellStart"/>
      <w:r w:rsidR="00316753">
        <w:t>Korn</w:t>
      </w:r>
      <w:proofErr w:type="spellEnd"/>
      <w:proofErr w:type="gramEnd"/>
      <w:r w:rsidR="00316753">
        <w:t xml:space="preserve"> shell bases menu </w:t>
      </w:r>
      <w:r>
        <w:t>invoked by “</w:t>
      </w:r>
      <w:proofErr w:type="spellStart"/>
      <w:r>
        <w:t>mnu</w:t>
      </w:r>
      <w:proofErr w:type="spellEnd"/>
      <w:r>
        <w:t>”</w:t>
      </w:r>
      <w:r w:rsidR="00316753">
        <w:t>.</w:t>
      </w:r>
    </w:p>
    <w:p w:rsidR="00316753" w:rsidRDefault="00316753" w:rsidP="00FF152D"/>
    <w:tbl>
      <w:tblPr>
        <w:tblStyle w:val="TableGrid"/>
        <w:tblW w:w="0" w:type="auto"/>
        <w:tblLook w:val="04A0"/>
      </w:tblPr>
      <w:tblGrid>
        <w:gridCol w:w="10606"/>
      </w:tblGrid>
      <w:tr w:rsidR="0027703A" w:rsidTr="0027703A">
        <w:tc>
          <w:tcPr>
            <w:tcW w:w="10606" w:type="dxa"/>
          </w:tcPr>
          <w:p w:rsidR="0027703A" w:rsidRDefault="0027703A" w:rsidP="00FF152D">
            <w:pPr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Select database</w:t>
            </w:r>
          </w:p>
        </w:tc>
      </w:tr>
      <w:tr w:rsidR="0027703A" w:rsidTr="0027703A">
        <w:tc>
          <w:tcPr>
            <w:tcW w:w="10606" w:type="dxa"/>
          </w:tcPr>
          <w:p w:rsidR="0027703A" w:rsidRDefault="0027703A" w:rsidP="00FF152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215890" cy="2027555"/>
                  <wp:effectExtent l="19050" t="0" r="3810" b="0"/>
                  <wp:docPr id="1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890" cy="2027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D8F" w:rsidTr="0027703A">
        <w:tc>
          <w:tcPr>
            <w:tcW w:w="10606" w:type="dxa"/>
          </w:tcPr>
          <w:p w:rsidR="00C27D8F" w:rsidRDefault="00C27D8F" w:rsidP="00FF152D">
            <w:pPr>
              <w:rPr>
                <w:noProof/>
                <w:lang w:val="fr-FR" w:eastAsia="fr-FR"/>
              </w:rPr>
            </w:pPr>
            <w:r>
              <w:rPr>
                <w:noProof/>
                <w:lang w:val="fr-FR" w:eastAsia="fr-FR"/>
              </w:rPr>
              <w:t>Operations menu is displayed</w:t>
            </w:r>
          </w:p>
        </w:tc>
      </w:tr>
      <w:tr w:rsidR="0027703A" w:rsidTr="0027703A">
        <w:tc>
          <w:tcPr>
            <w:tcW w:w="10606" w:type="dxa"/>
          </w:tcPr>
          <w:p w:rsidR="0027703A" w:rsidRDefault="001615FC" w:rsidP="00FF152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438775" cy="4420870"/>
                  <wp:effectExtent l="19050" t="0" r="9525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4420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3891" w:rsidRDefault="00FC3891" w:rsidP="00FF152D"/>
    <w:p w:rsidR="00FF152D" w:rsidRDefault="00FF152D" w:rsidP="00FF152D"/>
    <w:p w:rsidR="000070C9" w:rsidRPr="00F60251" w:rsidRDefault="00F70957" w:rsidP="00A24ECC">
      <w:pPr>
        <w:pStyle w:val="Heading1"/>
        <w:rPr>
          <w:lang w:val="pt-PT"/>
        </w:rPr>
      </w:pPr>
      <w:r>
        <w:rPr>
          <w:lang w:val="pt-PT"/>
        </w:rPr>
        <w:lastRenderedPageBreak/>
        <w:t>Checking Data Guard system health</w:t>
      </w:r>
    </w:p>
    <w:p w:rsidR="00F60251" w:rsidRDefault="00C453FD" w:rsidP="000070C9">
      <w:pPr>
        <w:rPr>
          <w:lang w:val="en-GB"/>
        </w:rPr>
      </w:pPr>
      <w:r>
        <w:rPr>
          <w:lang w:val="en-GB"/>
        </w:rPr>
        <w:t xml:space="preserve">EM is invoked through a </w:t>
      </w:r>
      <w:proofErr w:type="spellStart"/>
      <w:proofErr w:type="gramStart"/>
      <w:r>
        <w:rPr>
          <w:lang w:val="en-GB"/>
        </w:rPr>
        <w:t>url</w:t>
      </w:r>
      <w:proofErr w:type="spellEnd"/>
      <w:proofErr w:type="gramEnd"/>
      <w:r w:rsidR="00F60251">
        <w:rPr>
          <w:lang w:val="en-GB"/>
        </w:rPr>
        <w:t xml:space="preserve"> such as </w:t>
      </w:r>
      <w:hyperlink r:id="rId16" w:history="1">
        <w:r w:rsidR="00F60251" w:rsidRPr="003619C5">
          <w:rPr>
            <w:rStyle w:val="Hyperlink"/>
            <w:lang w:val="en-GB"/>
          </w:rPr>
          <w:t>https://hostname:port/em/console</w:t>
        </w:r>
      </w:hyperlink>
      <w:r w:rsidR="00F60251">
        <w:rPr>
          <w:lang w:val="en-GB"/>
        </w:rPr>
        <w:t xml:space="preserve"> (ex: </w:t>
      </w:r>
      <w:hyperlink r:id="rId17" w:history="1">
        <w:r w:rsidR="00F60251" w:rsidRPr="003619C5">
          <w:rPr>
            <w:rStyle w:val="Hyperlink"/>
            <w:lang w:val="en-GB"/>
          </w:rPr>
          <w:t>https://belbru-orap401:5501/em/console</w:t>
        </w:r>
      </w:hyperlink>
      <w:r w:rsidR="00F60251">
        <w:rPr>
          <w:lang w:val="en-GB"/>
        </w:rPr>
        <w:t>).</w:t>
      </w:r>
    </w:p>
    <w:p w:rsidR="00392AEC" w:rsidRDefault="00F60251" w:rsidP="000070C9">
      <w:pPr>
        <w:rPr>
          <w:lang w:val="en-GB"/>
        </w:rPr>
      </w:pPr>
      <w:r w:rsidRPr="00F60251">
        <w:rPr>
          <w:lang w:val="en-GB"/>
        </w:rPr>
        <w:t>EM is configured at database creation.</w:t>
      </w:r>
      <w:r w:rsidR="00404E52">
        <w:rPr>
          <w:lang w:val="en-GB"/>
        </w:rPr>
        <w:t xml:space="preserve"> Databases located on the same host are allocated different EM ports.</w:t>
      </w:r>
      <w:r w:rsidRPr="00F60251">
        <w:rPr>
          <w:lang w:val="en-GB"/>
        </w:rPr>
        <w:t xml:space="preserve"> </w:t>
      </w:r>
    </w:p>
    <w:p w:rsidR="00392AEC" w:rsidRDefault="004D0663" w:rsidP="000070C9">
      <w:pPr>
        <w:rPr>
          <w:lang w:val="en-GB"/>
        </w:rPr>
      </w:pPr>
      <w:r w:rsidRPr="00A71B13">
        <w:rPr>
          <w:b/>
          <w:lang w:val="en-GB"/>
        </w:rPr>
        <w:t>Note</w:t>
      </w:r>
      <w:r>
        <w:rPr>
          <w:lang w:val="en-GB"/>
        </w:rPr>
        <w:t>:</w:t>
      </w:r>
      <w:r w:rsidR="00392AEC">
        <w:rPr>
          <w:lang w:val="en-GB"/>
        </w:rPr>
        <w:t xml:space="preserve"> EM</w:t>
      </w:r>
      <w:r w:rsidR="00F60251">
        <w:rPr>
          <w:lang w:val="en-GB"/>
        </w:rPr>
        <w:t xml:space="preserve"> can be used to maintain a primary database. On a standby database</w:t>
      </w:r>
      <w:r w:rsidR="00567641">
        <w:rPr>
          <w:lang w:val="en-GB"/>
        </w:rPr>
        <w:t>,</w:t>
      </w:r>
      <w:r w:rsidR="00F60251">
        <w:rPr>
          <w:lang w:val="en-GB"/>
        </w:rPr>
        <w:t xml:space="preserve"> it is read only.</w:t>
      </w:r>
      <w:r w:rsidR="00C453FD">
        <w:rPr>
          <w:lang w:val="en-GB"/>
        </w:rPr>
        <w:t xml:space="preserve"> </w:t>
      </w:r>
    </w:p>
    <w:p w:rsidR="00F60251" w:rsidRDefault="00FE544B" w:rsidP="000070C9">
      <w:pPr>
        <w:rPr>
          <w:lang w:val="en-GB"/>
        </w:rPr>
      </w:pPr>
      <w:r>
        <w:rPr>
          <w:lang w:val="en-GB"/>
        </w:rPr>
        <w:t>Oracle account “</w:t>
      </w:r>
      <w:proofErr w:type="spellStart"/>
      <w:r>
        <w:rPr>
          <w:lang w:val="en-GB"/>
        </w:rPr>
        <w:t>emdba</w:t>
      </w:r>
      <w:proofErr w:type="spellEnd"/>
      <w:r>
        <w:rPr>
          <w:lang w:val="en-GB"/>
        </w:rPr>
        <w:t>” can be used for most tasks.</w:t>
      </w:r>
    </w:p>
    <w:p w:rsidR="00F60251" w:rsidRDefault="00F60251" w:rsidP="00C453FD">
      <w:pPr>
        <w:pStyle w:val="Heading2"/>
        <w:rPr>
          <w:lang w:val="en-GB"/>
        </w:rPr>
      </w:pPr>
      <w:bookmarkStart w:id="6" w:name="_Toc458523570"/>
      <w:r>
        <w:rPr>
          <w:lang w:val="en-GB"/>
        </w:rPr>
        <w:t>EM</w:t>
      </w:r>
      <w:r w:rsidR="000D2575">
        <w:rPr>
          <w:lang w:val="en-GB"/>
        </w:rPr>
        <w:t xml:space="preserve"> </w:t>
      </w:r>
      <w:proofErr w:type="spellStart"/>
      <w:r w:rsidR="000D2575">
        <w:rPr>
          <w:lang w:val="en-GB"/>
        </w:rPr>
        <w:t>startup</w:t>
      </w:r>
      <w:bookmarkEnd w:id="6"/>
      <w:proofErr w:type="spellEnd"/>
    </w:p>
    <w:p w:rsidR="008F6760" w:rsidRDefault="004D0663" w:rsidP="000070C9">
      <w:pPr>
        <w:rPr>
          <w:lang w:val="en-GB"/>
        </w:rPr>
      </w:pPr>
      <w:r>
        <w:rPr>
          <w:lang w:val="en-GB"/>
        </w:rPr>
        <w:t>The commands below are to be run on the host where databases are created.</w:t>
      </w:r>
    </w:p>
    <w:p w:rsidR="00F60251" w:rsidRDefault="00C453FD" w:rsidP="000070C9">
      <w:pPr>
        <w:rPr>
          <w:lang w:val="en-GB"/>
        </w:rPr>
      </w:pPr>
      <w:r>
        <w:rPr>
          <w:lang w:val="en-GB"/>
        </w:rPr>
        <w:t>“</w:t>
      </w:r>
      <w:proofErr w:type="spellStart"/>
      <w:proofErr w:type="gramStart"/>
      <w:r w:rsidR="00F60251">
        <w:rPr>
          <w:lang w:val="en-GB"/>
        </w:rPr>
        <w:t>emctl</w:t>
      </w:r>
      <w:proofErr w:type="spellEnd"/>
      <w:proofErr w:type="gramEnd"/>
      <w:r w:rsidR="00F60251">
        <w:rPr>
          <w:lang w:val="en-GB"/>
        </w:rPr>
        <w:t xml:space="preserve"> status </w:t>
      </w:r>
      <w:proofErr w:type="spellStart"/>
      <w:r>
        <w:rPr>
          <w:lang w:val="en-GB"/>
        </w:rPr>
        <w:t>dbconsole</w:t>
      </w:r>
      <w:proofErr w:type="spellEnd"/>
      <w:r>
        <w:rPr>
          <w:lang w:val="en-GB"/>
        </w:rPr>
        <w:t xml:space="preserve">” to find out about the EM status. Returns also the </w:t>
      </w:r>
      <w:proofErr w:type="spellStart"/>
      <w:proofErr w:type="gramStart"/>
      <w:r>
        <w:rPr>
          <w:lang w:val="en-GB"/>
        </w:rPr>
        <w:t>url</w:t>
      </w:r>
      <w:proofErr w:type="spellEnd"/>
      <w:proofErr w:type="gramEnd"/>
      <w:r>
        <w:rPr>
          <w:lang w:val="en-GB"/>
        </w:rPr>
        <w:t xml:space="preserve"> to use.</w:t>
      </w:r>
    </w:p>
    <w:p w:rsidR="00C453FD" w:rsidRDefault="00C453FD" w:rsidP="000070C9">
      <w:pPr>
        <w:rPr>
          <w:lang w:val="en-GB"/>
        </w:rPr>
      </w:pPr>
      <w:r>
        <w:rPr>
          <w:lang w:val="en-GB"/>
        </w:rPr>
        <w:t>“</w:t>
      </w:r>
      <w:proofErr w:type="spellStart"/>
      <w:proofErr w:type="gramStart"/>
      <w:r>
        <w:rPr>
          <w:lang w:val="en-GB"/>
        </w:rPr>
        <w:t>emctl</w:t>
      </w:r>
      <w:proofErr w:type="spellEnd"/>
      <w:proofErr w:type="gramEnd"/>
      <w:r>
        <w:rPr>
          <w:lang w:val="en-GB"/>
        </w:rPr>
        <w:t xml:space="preserve"> start </w:t>
      </w:r>
      <w:proofErr w:type="spellStart"/>
      <w:r>
        <w:rPr>
          <w:lang w:val="en-GB"/>
        </w:rPr>
        <w:t>dbconsole</w:t>
      </w:r>
      <w:proofErr w:type="spellEnd"/>
      <w:r>
        <w:rPr>
          <w:lang w:val="en-GB"/>
        </w:rPr>
        <w:t>” to start EM</w:t>
      </w:r>
    </w:p>
    <w:p w:rsidR="000070C9" w:rsidRPr="00AA3E38" w:rsidRDefault="00C453FD" w:rsidP="000070C9">
      <w:pPr>
        <w:rPr>
          <w:lang w:val="en-GB"/>
        </w:rPr>
      </w:pPr>
      <w:r>
        <w:rPr>
          <w:lang w:val="en-GB"/>
        </w:rPr>
        <w:t>“</w:t>
      </w:r>
      <w:proofErr w:type="spellStart"/>
      <w:proofErr w:type="gramStart"/>
      <w:r>
        <w:rPr>
          <w:lang w:val="en-GB"/>
        </w:rPr>
        <w:t>emctl</w:t>
      </w:r>
      <w:proofErr w:type="spellEnd"/>
      <w:proofErr w:type="gramEnd"/>
      <w:r>
        <w:rPr>
          <w:lang w:val="en-GB"/>
        </w:rPr>
        <w:t xml:space="preserve"> stop </w:t>
      </w:r>
      <w:proofErr w:type="spellStart"/>
      <w:r>
        <w:rPr>
          <w:lang w:val="en-GB"/>
        </w:rPr>
        <w:t>dbconsole</w:t>
      </w:r>
      <w:proofErr w:type="spellEnd"/>
      <w:r>
        <w:rPr>
          <w:lang w:val="en-GB"/>
        </w:rPr>
        <w:t>” to stop EM</w:t>
      </w:r>
    </w:p>
    <w:p w:rsidR="00AA3E38" w:rsidRDefault="008F6760" w:rsidP="00AA3E38">
      <w:pPr>
        <w:pStyle w:val="Heading2"/>
      </w:pPr>
      <w:bookmarkStart w:id="7" w:name="_Toc458523571"/>
      <w:r>
        <w:t>EM</w:t>
      </w:r>
      <w:r w:rsidR="00AA3E38">
        <w:t xml:space="preserve"> screens</w:t>
      </w:r>
      <w:bookmarkEnd w:id="7"/>
    </w:p>
    <w:p w:rsidR="00C453FD" w:rsidRDefault="00735166" w:rsidP="000070C9">
      <w:r>
        <w:t xml:space="preserve">Below a few </w:t>
      </w:r>
      <w:r w:rsidR="008F6760">
        <w:t xml:space="preserve">EM screens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8E2AEE" w:rsidTr="00243208">
        <w:tc>
          <w:tcPr>
            <w:tcW w:w="10682" w:type="dxa"/>
            <w:shd w:val="clear" w:color="auto" w:fill="auto"/>
          </w:tcPr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[oracle@belbru-orap401 ~]$ </w:t>
            </w:r>
            <w:proofErr w:type="spellStart"/>
            <w:r w:rsidRPr="00243208">
              <w:rPr>
                <w:rFonts w:ascii="Courier New" w:hAnsi="Courier New" w:cs="Courier New"/>
                <w:b/>
              </w:rPr>
              <w:t>emctl</w:t>
            </w:r>
            <w:proofErr w:type="spellEnd"/>
            <w:r w:rsidRPr="00243208">
              <w:rPr>
                <w:rFonts w:ascii="Courier New" w:hAnsi="Courier New" w:cs="Courier New"/>
                <w:b/>
              </w:rPr>
              <w:t xml:space="preserve"> status </w:t>
            </w:r>
            <w:proofErr w:type="spellStart"/>
            <w:r w:rsidRPr="00243208">
              <w:rPr>
                <w:rFonts w:ascii="Courier New" w:hAnsi="Courier New" w:cs="Courier New"/>
                <w:b/>
              </w:rPr>
              <w:t>dbconsole</w:t>
            </w:r>
            <w:proofErr w:type="spellEnd"/>
          </w:p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Enterprise Manager 11g Database Control Release 11.2.0.4.0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Copyright (c) 1996, 2013 Oracle Corporation.  All rights reserved.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b/>
                <w:sz w:val="24"/>
                <w:szCs w:val="24"/>
              </w:rPr>
              <w:t>https://belbru-orap401.eeas.europa.eu:5501/em/console</w:t>
            </w:r>
            <w:r w:rsidRPr="00243208">
              <w:rPr>
                <w:rFonts w:ascii="Courier New" w:hAnsi="Courier New" w:cs="Courier New"/>
                <w:b/>
                <w:sz w:val="16"/>
                <w:szCs w:val="16"/>
              </w:rPr>
              <w:t>/aboutApplication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Enterprise Manager 11g is running.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------------------------------------------------------------------</w:t>
            </w:r>
          </w:p>
          <w:p w:rsidR="008E2AEE" w:rsidRPr="00243208" w:rsidRDefault="008E2AEE" w:rsidP="008E2AE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Logs are generated in directory /u01/app/oracle/product/11.2.0/dbhome_1/belbru-orap401.eeas.europa.eu_tstdb1/sysman/log</w:t>
            </w:r>
          </w:p>
          <w:p w:rsidR="008E2AEE" w:rsidRDefault="008E2AEE" w:rsidP="008E2AEE"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[oracle@belbru-orap401 ~]$</w:t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79160" cy="2790825"/>
                  <wp:effectExtent l="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160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5963285" cy="3093085"/>
                  <wp:effectExtent l="0" t="0" r="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285" cy="309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71540" cy="2997835"/>
                  <wp:effectExtent l="0" t="0" r="0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1540" cy="299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5979160" cy="3108960"/>
                  <wp:effectExtent l="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1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71540" cy="3108960"/>
                  <wp:effectExtent l="0" t="0" r="0" b="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154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>
                  <wp:extent cx="5971540" cy="2846705"/>
                  <wp:effectExtent l="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1540" cy="284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310" w:rsidTr="00243208">
        <w:tc>
          <w:tcPr>
            <w:tcW w:w="10682" w:type="dxa"/>
            <w:shd w:val="clear" w:color="auto" w:fill="auto"/>
          </w:tcPr>
          <w:p w:rsidR="00037310" w:rsidRDefault="00EC5D07" w:rsidP="000070C9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63285" cy="2910205"/>
                  <wp:effectExtent l="0" t="0" r="0" b="0"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285" cy="291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2AEE" w:rsidRPr="000070C9" w:rsidRDefault="008E2AEE" w:rsidP="000070C9"/>
    <w:p w:rsidR="00152B8F" w:rsidRDefault="005A2FEB" w:rsidP="00A24ECC">
      <w:pPr>
        <w:pStyle w:val="Heading1"/>
      </w:pPr>
      <w:bookmarkStart w:id="8" w:name="_Toc458523572"/>
      <w:r>
        <w:lastRenderedPageBreak/>
        <w:t>Scripts</w:t>
      </w:r>
      <w:bookmarkEnd w:id="8"/>
    </w:p>
    <w:p w:rsidR="002E13B0" w:rsidRPr="002E13B0" w:rsidRDefault="002E13B0" w:rsidP="002E13B0">
      <w:r>
        <w:t xml:space="preserve">User equivalence is setup for </w:t>
      </w:r>
      <w:r w:rsidR="00723133">
        <w:t>O</w:t>
      </w:r>
      <w:r>
        <w:t>racle on belbru-</w:t>
      </w:r>
      <w:proofErr w:type="gramStart"/>
      <w:r>
        <w:t>orap401  and</w:t>
      </w:r>
      <w:proofErr w:type="gramEnd"/>
      <w:r>
        <w:t xml:space="preserve"> belbru-orap402.</w:t>
      </w:r>
      <w:r w:rsidR="009550DF">
        <w:t xml:space="preserve"> Scripts are found in /</w:t>
      </w:r>
      <w:proofErr w:type="spellStart"/>
      <w:r w:rsidR="009550DF">
        <w:t>mnt</w:t>
      </w:r>
      <w:proofErr w:type="spellEnd"/>
      <w:r w:rsidR="009550DF">
        <w:t>/backup/scripts directory ($SCRIPTS)</w:t>
      </w:r>
    </w:p>
    <w:p w:rsidR="005A2FEB" w:rsidRPr="005A2FEB" w:rsidRDefault="005A2FEB" w:rsidP="005A2FEB">
      <w:pPr>
        <w:pStyle w:val="Heading2"/>
      </w:pPr>
      <w:bookmarkStart w:id="9" w:name="_Toc458523573"/>
      <w:proofErr w:type="gramStart"/>
      <w:r>
        <w:t>belbru-orap401</w:t>
      </w:r>
      <w:proofErr w:type="gramEnd"/>
      <w:r>
        <w:t xml:space="preserve"> or belbru-orap402</w:t>
      </w:r>
      <w:bookmarkEnd w:id="9"/>
    </w:p>
    <w:p w:rsidR="000B7E75" w:rsidRDefault="008459FD" w:rsidP="005A2FEB">
      <w:pPr>
        <w:pStyle w:val="Heading3"/>
      </w:pPr>
      <w:bookmarkStart w:id="10" w:name="_Toc458523574"/>
      <w:r>
        <w:t>dblst</w:t>
      </w:r>
      <w:bookmarkEnd w:id="10"/>
    </w:p>
    <w:p w:rsidR="00836A4C" w:rsidRDefault="00331186" w:rsidP="000B7E75">
      <w:r>
        <w:t>D</w:t>
      </w:r>
      <w:r w:rsidR="00836A4C">
        <w:t>atabases on each host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226BAA" w:rsidRPr="00316753" w:rsidTr="00243208">
        <w:tc>
          <w:tcPr>
            <w:tcW w:w="10682" w:type="dxa"/>
            <w:shd w:val="clear" w:color="auto" w:fill="auto"/>
          </w:tcPr>
          <w:p w:rsidR="002F4EA2" w:rsidRDefault="002F4EA2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>
              <w:rPr>
                <w:rFonts w:ascii="Courier New" w:hAnsi="Courier New" w:cs="Courier New"/>
                <w:sz w:val="16"/>
                <w:szCs w:val="16"/>
              </w:rPr>
              <w:t>dblst</w:t>
            </w:r>
            <w:proofErr w:type="spellEnd"/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list of databases defined on each host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belbru-orap401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db name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: db unique name tstdb1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belbru-orap402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db name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: db unique name tstdb2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list of databases running on each host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belbru-orap401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243208">
              <w:rPr>
                <w:rFonts w:ascii="Courier New" w:hAnsi="Courier New" w:cs="Courier New"/>
                <w:sz w:val="16"/>
                <w:szCs w:val="16"/>
              </w:rPr>
              <w:t>grid</w:t>
            </w:r>
            <w:proofErr w:type="gram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2643     1  0 Aug25 ?        00:00:56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asm_pmon_+ASM</w:t>
            </w:r>
            <w:proofErr w:type="spellEnd"/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243208">
              <w:rPr>
                <w:rFonts w:ascii="Courier New" w:hAnsi="Courier New" w:cs="Courier New"/>
                <w:sz w:val="16"/>
                <w:szCs w:val="16"/>
              </w:rPr>
              <w:t>oracle</w:t>
            </w:r>
            <w:proofErr w:type="gram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9624     1  0 Aug28 ?        00:00:34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ora_pmon_tstdb</w:t>
            </w:r>
            <w:proofErr w:type="spellEnd"/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belbru-orap402</w:t>
            </w:r>
          </w:p>
          <w:p w:rsidR="000070C9" w:rsidRPr="00243208" w:rsidRDefault="000070C9" w:rsidP="000070C9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243208">
              <w:rPr>
                <w:rFonts w:ascii="Courier New" w:hAnsi="Courier New" w:cs="Courier New"/>
                <w:sz w:val="16"/>
                <w:szCs w:val="16"/>
              </w:rPr>
              <w:t>grid</w:t>
            </w:r>
            <w:proofErr w:type="gram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2712     1  0 Aug24 ?        00:01:02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asm_pmon_+ASM</w:t>
            </w:r>
            <w:proofErr w:type="spellEnd"/>
          </w:p>
          <w:p w:rsidR="000070C9" w:rsidRPr="00D11FB6" w:rsidRDefault="000070C9" w:rsidP="000070C9">
            <w:pPr>
              <w:rPr>
                <w:rFonts w:ascii="Courier New" w:hAnsi="Courier New" w:cs="Courier New"/>
                <w:sz w:val="16"/>
                <w:szCs w:val="16"/>
                <w:lang w:val="fr-FR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val="fr-FR"/>
              </w:rPr>
              <w:t xml:space="preserve">oracle   24374     1  0 Aug28 ?        00:00:35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  <w:lang w:val="fr-FR"/>
              </w:rPr>
              <w:t>ora_pmon_tstdb</w:t>
            </w:r>
            <w:proofErr w:type="spellEnd"/>
          </w:p>
          <w:p w:rsidR="000070C9" w:rsidRPr="00D11FB6" w:rsidRDefault="000070C9" w:rsidP="000070C9">
            <w:pPr>
              <w:rPr>
                <w:rFonts w:ascii="Courier New" w:hAnsi="Courier New" w:cs="Courier New"/>
                <w:sz w:val="16"/>
                <w:szCs w:val="16"/>
                <w:lang w:val="fr-FR"/>
              </w:rPr>
            </w:pPr>
          </w:p>
          <w:p w:rsidR="00226BAA" w:rsidRPr="00D11FB6" w:rsidRDefault="000070C9" w:rsidP="000070C9">
            <w:pPr>
              <w:rPr>
                <w:lang w:val="fr-FR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val="fr-FR"/>
              </w:rPr>
              <w:t>[oracle@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  <w:lang w:val="fr-FR"/>
              </w:rPr>
              <w:t>belbru</w:t>
            </w:r>
            <w:proofErr w:type="spellEnd"/>
            <w:r w:rsidRPr="00D11FB6">
              <w:rPr>
                <w:rFonts w:ascii="Courier New" w:hAnsi="Courier New" w:cs="Courier New"/>
                <w:sz w:val="16"/>
                <w:szCs w:val="16"/>
                <w:lang w:val="fr-FR"/>
              </w:rPr>
              <w:t>-orap401 ~]$</w:t>
            </w:r>
          </w:p>
        </w:tc>
      </w:tr>
    </w:tbl>
    <w:p w:rsidR="007F4CC3" w:rsidRDefault="008459FD" w:rsidP="007F4CC3">
      <w:pPr>
        <w:pStyle w:val="Heading3"/>
      </w:pPr>
      <w:bookmarkStart w:id="11" w:name="_Toc458523575"/>
      <w:r>
        <w:t>dbstatus</w:t>
      </w:r>
      <w:bookmarkEnd w:id="11"/>
    </w:p>
    <w:p w:rsidR="007F4CC3" w:rsidRDefault="007F4CC3" w:rsidP="007F4CC3">
      <w:r>
        <w:t>Databases characteristics, in particular database role, observer and failover statuses.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7F4CC3" w:rsidRPr="00243208" w:rsidTr="0003777B">
        <w:tc>
          <w:tcPr>
            <w:tcW w:w="10682" w:type="dxa"/>
            <w:shd w:val="clear" w:color="auto" w:fill="auto"/>
          </w:tcPr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dbstatus.sh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databases characteristics and statuses on Tue Sep  1 10:41:58 CEST 2015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belbru-orap401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 xml:space="preserve">NAME      ARCH       OPEN_MODE  PROTECTION_MODE      DATABASE_ROLE    FLASH SWITCHOVER   BROKER   FAILOVER     OBSRV </w:t>
            </w:r>
            <w:proofErr w:type="spellStart"/>
            <w:r w:rsidRPr="00243208">
              <w:rPr>
                <w:rFonts w:ascii="Courier New" w:hAnsi="Courier New" w:cs="Courier New"/>
                <w:sz w:val="12"/>
                <w:szCs w:val="12"/>
              </w:rPr>
              <w:t>OBSRV</w:t>
            </w:r>
            <w:proofErr w:type="spellEnd"/>
            <w:r w:rsidRPr="00243208">
              <w:rPr>
                <w:rFonts w:ascii="Courier New" w:hAnsi="Courier New" w:cs="Courier New"/>
                <w:sz w:val="12"/>
                <w:szCs w:val="12"/>
              </w:rPr>
              <w:t xml:space="preserve"> HOST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--------- ---------- ---------- -------------------- ---------------- ----- ------------ -------- ------------ ----- ------------------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TSTDB     ARCHIVELOG READ WRITE MAXIMUM PERFORMANCE  PRIMARY          YES   SESSIONS ACT ENABLED  TARGET UNDER YES   belbru-orav403.eea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 xml:space="preserve">                                                                            IVE                    LAG LIMIT         s.europa.eu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belbru-orap402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 xml:space="preserve">NAME      ARCH       OPEN_MODE  PROTECTION_MODE      DATABASE_ROLE    FLASH SWITCHOVER   BROKER   FAILOVER     OBSRV </w:t>
            </w:r>
            <w:proofErr w:type="spellStart"/>
            <w:r w:rsidRPr="00243208">
              <w:rPr>
                <w:rFonts w:ascii="Courier New" w:hAnsi="Courier New" w:cs="Courier New"/>
                <w:sz w:val="12"/>
                <w:szCs w:val="12"/>
              </w:rPr>
              <w:t>OBSRV</w:t>
            </w:r>
            <w:proofErr w:type="spellEnd"/>
            <w:r w:rsidRPr="00243208">
              <w:rPr>
                <w:rFonts w:ascii="Courier New" w:hAnsi="Courier New" w:cs="Courier New"/>
                <w:sz w:val="12"/>
                <w:szCs w:val="12"/>
              </w:rPr>
              <w:t xml:space="preserve"> HOST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--------- ---------- ---------- -------------------- ---------------- ----- ------------ -------- ------------ ----- ------------------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TSTDB     ARCHIVELOG READ ONLY  MAXIMUM PERFORMANCE  PHYSICAL STANDBY YES   NOT ALLOWED  ENABLED  TARGET UNDER YES   belbru-orav403.eea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 xml:space="preserve">                     WITH APPLY                                                                    LAG LIMIT         s.europa.eu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2"/>
                <w:szCs w:val="12"/>
              </w:rPr>
              <w:t>[oracle@belbru-orap401 scripts]$</w:t>
            </w:r>
          </w:p>
        </w:tc>
      </w:tr>
    </w:tbl>
    <w:p w:rsidR="007F4CC3" w:rsidRDefault="008459FD" w:rsidP="007F4CC3">
      <w:pPr>
        <w:pStyle w:val="Heading3"/>
      </w:pPr>
      <w:bookmarkStart w:id="12" w:name="_Toc458523576"/>
      <w:r>
        <w:t>dbstartup</w:t>
      </w:r>
      <w:bookmarkEnd w:id="12"/>
    </w:p>
    <w:p w:rsidR="007F4CC3" w:rsidRDefault="007F4CC3" w:rsidP="007F4CC3">
      <w:r>
        <w:t>On belbru-orap401 or belbru-orap402 depending where the database is running</w:t>
      </w:r>
      <w:r w:rsidR="00723133">
        <w:t>.</w:t>
      </w:r>
    </w:p>
    <w:p w:rsidR="007F4CC3" w:rsidRDefault="007F4CC3" w:rsidP="007F4CC3">
      <w:r>
        <w:t xml:space="preserve">A useful script to run before to start a database is </w:t>
      </w:r>
      <w:proofErr w:type="spellStart"/>
      <w:r w:rsidR="002F4EA2">
        <w:rPr>
          <w:b/>
        </w:rPr>
        <w:t>dbstatus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7F4CC3" w:rsidTr="0003777B">
        <w:tc>
          <w:tcPr>
            <w:tcW w:w="10682" w:type="dxa"/>
            <w:shd w:val="clear" w:color="auto" w:fill="auto"/>
          </w:tcPr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u-orap401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dbstartup</w:t>
            </w:r>
            <w:proofErr w:type="spellEnd"/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Usage is 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mnt</w:t>
            </w:r>
            <w:proofErr w:type="spellEnd"/>
            <w:r w:rsidR="002F4EA2">
              <w:rPr>
                <w:rFonts w:ascii="Courier New" w:hAnsi="Courier New" w:cs="Courier New"/>
                <w:sz w:val="16"/>
                <w:szCs w:val="16"/>
              </w:rPr>
              <w:t>/backup/scripts/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dbstartup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database_unique_name</w:t>
            </w:r>
            <w:proofErr w:type="spellEnd"/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u-orap401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dbstartup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tstdb1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unique name: tstdb1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Database name: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home: /u01/app/oracle/product/11.2.0/dbhome_1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user: oracle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Spfile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: +DATADG/tstdb1/spfiletstdb.ora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Domain: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Start options: open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Stop options: immediate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role: PRIMARY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Management policy: AUTOMATIC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Database instance: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Disk Groups: DATADG,FRADG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Services: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tstdb_pr</w:t>
            </w:r>
            <w:proofErr w:type="spellEnd"/>
          </w:p>
          <w:p w:rsidR="007F4CC3" w:rsidRPr="00243208" w:rsidRDefault="007F4CC3" w:rsidP="0003777B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b/>
              </w:rPr>
              <w:t>Database is not running.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Do you confirm tstdb1 startup (y/n)? y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answer is Y</w:t>
            </w:r>
          </w:p>
          <w:p w:rsidR="007F4CC3" w:rsidRPr="00243208" w:rsidRDefault="007F4CC3" w:rsidP="0003777B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b/>
              </w:rPr>
              <w:t>Database is running.</w:t>
            </w:r>
          </w:p>
          <w:p w:rsidR="007F4CC3" w:rsidRDefault="007F4CC3" w:rsidP="0003777B">
            <w:r w:rsidRPr="00243208">
              <w:rPr>
                <w:rFonts w:ascii="Courier New" w:hAnsi="Courier New" w:cs="Courier New"/>
                <w:sz w:val="16"/>
                <w:szCs w:val="16"/>
              </w:rPr>
              <w:lastRenderedPageBreak/>
              <w:t>[oracle@belbru-orap401 scripts]$</w:t>
            </w:r>
          </w:p>
        </w:tc>
      </w:tr>
    </w:tbl>
    <w:p w:rsidR="00BB59C3" w:rsidRDefault="008459FD" w:rsidP="00BB59C3">
      <w:pPr>
        <w:pStyle w:val="Heading3"/>
      </w:pPr>
      <w:bookmarkStart w:id="13" w:name="_Toc458523577"/>
      <w:r>
        <w:lastRenderedPageBreak/>
        <w:t>dbshutdown</w:t>
      </w:r>
      <w:bookmarkEnd w:id="13"/>
    </w:p>
    <w:p w:rsidR="00BB59C3" w:rsidRDefault="00BB59C3" w:rsidP="00BB59C3">
      <w:r>
        <w:t xml:space="preserve">On belbru-orap401 or belbru-orap402 depending where the database should run. </w:t>
      </w:r>
    </w:p>
    <w:p w:rsidR="00BB59C3" w:rsidRDefault="004D0663" w:rsidP="00BB59C3">
      <w:r w:rsidRPr="00A71B13">
        <w:rPr>
          <w:b/>
        </w:rPr>
        <w:t>Note</w:t>
      </w:r>
      <w:r>
        <w:t>:</w:t>
      </w:r>
      <w:r w:rsidR="00BB59C3">
        <w:t xml:space="preserve"> disable </w:t>
      </w:r>
      <w:r>
        <w:t>Fast Start</w:t>
      </w:r>
      <w:r w:rsidR="00BB59C3">
        <w:t xml:space="preserve"> Failover (</w:t>
      </w:r>
      <w:r w:rsidR="00BB59C3" w:rsidRPr="00F717E8">
        <w:rPr>
          <w:b/>
        </w:rPr>
        <w:t>disable_failover.sh</w:t>
      </w:r>
      <w:r w:rsidR="00BB59C3">
        <w:t>) before to shutdown a primary database.</w:t>
      </w:r>
    </w:p>
    <w:p w:rsidR="00BB59C3" w:rsidRDefault="00BB59C3" w:rsidP="00BB59C3">
      <w:r>
        <w:t xml:space="preserve">A useful script to run before </w:t>
      </w:r>
      <w:r w:rsidR="004D0663">
        <w:t>shut</w:t>
      </w:r>
      <w:r w:rsidR="00723133">
        <w:t>ting</w:t>
      </w:r>
      <w:r w:rsidR="004D0663">
        <w:t xml:space="preserve"> down</w:t>
      </w:r>
      <w:r>
        <w:t xml:space="preserve"> a database is </w:t>
      </w:r>
      <w:proofErr w:type="spellStart"/>
      <w:r w:rsidR="002F4EA2">
        <w:rPr>
          <w:b/>
        </w:rPr>
        <w:t>dbstatus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BB59C3" w:rsidTr="0003777B">
        <w:tc>
          <w:tcPr>
            <w:tcW w:w="10682" w:type="dxa"/>
            <w:shd w:val="clear" w:color="auto" w:fill="auto"/>
          </w:tcPr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-orap401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dbshutdown</w:t>
            </w:r>
            <w:proofErr w:type="spellEnd"/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Usage is 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mnt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/backup/scripts/dbshutdown.sh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database_unique_name</w:t>
            </w:r>
            <w:proofErr w:type="spellEnd"/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-orap401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dbshutdown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tstdb1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unique name: tstdb1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Database name: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home: /u01/app/oracle/product/11.2.0/dbhome_1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user: oracle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Spfile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: +DATADG/tstdb1/spfiletstdb.ora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Domain: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Start options: open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Stop options: immediate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role: PRIMARY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Management policy: AUTOMATIC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Database instance: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Disk Groups: DATADG,FRADG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Services: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tstdb_pr</w:t>
            </w:r>
            <w:proofErr w:type="spellEnd"/>
          </w:p>
          <w:p w:rsidR="00BB59C3" w:rsidRPr="00243208" w:rsidRDefault="00BB59C3" w:rsidP="0003777B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b/>
              </w:rPr>
              <w:t>Database is running.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mnt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/backup/scripts/dbshutdown.sh :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Fast_Start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Failover is DISABLED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Do you confirm tstdb1 shutdown (y/n)? y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answer is Y</w:t>
            </w:r>
          </w:p>
          <w:p w:rsidR="00BB59C3" w:rsidRPr="00243208" w:rsidRDefault="00BB59C3" w:rsidP="0003777B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b/>
              </w:rPr>
              <w:t>Database is not running.</w:t>
            </w:r>
          </w:p>
          <w:p w:rsidR="00BB59C3" w:rsidRDefault="00BB59C3" w:rsidP="0003777B"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[oracle@belbru-orap401 scripts]$</w:t>
            </w:r>
          </w:p>
        </w:tc>
      </w:tr>
    </w:tbl>
    <w:p w:rsidR="00551A65" w:rsidRDefault="002D0688" w:rsidP="00404E52">
      <w:pPr>
        <w:pStyle w:val="Heading3"/>
      </w:pPr>
      <w:bookmarkStart w:id="14" w:name="_Toc458523578"/>
      <w:r>
        <w:t>dgrman</w:t>
      </w:r>
      <w:bookmarkEnd w:id="14"/>
    </w:p>
    <w:p w:rsidR="00551A65" w:rsidRPr="00551A65" w:rsidRDefault="004D0663" w:rsidP="00551A65">
      <w:pPr>
        <w:rPr>
          <w:lang w:eastAsia="en-GB"/>
        </w:rPr>
      </w:pPr>
      <w:proofErr w:type="gramStart"/>
      <w:r>
        <w:rPr>
          <w:lang w:eastAsia="en-GB"/>
        </w:rPr>
        <w:t>To take a full or incremental physical backup of a database</w:t>
      </w:r>
      <w:r w:rsidR="00723133">
        <w:rPr>
          <w:lang w:eastAsia="en-GB"/>
        </w:rPr>
        <w:t>,</w:t>
      </w:r>
      <w:r>
        <w:rPr>
          <w:lang w:eastAsia="en-GB"/>
        </w:rPr>
        <w:t xml:space="preserve"> either primary or standby.</w:t>
      </w:r>
      <w:proofErr w:type="gramEnd"/>
      <w:r>
        <w:rPr>
          <w:lang w:eastAsia="en-GB"/>
        </w:rPr>
        <w:t xml:space="preserve"> </w:t>
      </w:r>
      <w:proofErr w:type="gramStart"/>
      <w:r w:rsidR="00551A65">
        <w:rPr>
          <w:lang w:eastAsia="en-GB"/>
        </w:rPr>
        <w:t xml:space="preserve">Uses Oracle </w:t>
      </w:r>
      <w:proofErr w:type="spellStart"/>
      <w:r w:rsidR="00551A65">
        <w:rPr>
          <w:lang w:eastAsia="en-GB"/>
        </w:rPr>
        <w:t>rman</w:t>
      </w:r>
      <w:proofErr w:type="spellEnd"/>
      <w:r w:rsidR="00551A65">
        <w:rPr>
          <w:lang w:eastAsia="en-GB"/>
        </w:rPr>
        <w:t xml:space="preserve"> tool.</w:t>
      </w:r>
      <w:proofErr w:type="gramEnd"/>
      <w:r w:rsidR="00085E57">
        <w:rPr>
          <w:lang w:eastAsia="en-GB"/>
        </w:rPr>
        <w:t xml:space="preserve"> Backups are found in /</w:t>
      </w:r>
      <w:proofErr w:type="spellStart"/>
      <w:r w:rsidR="00085E57">
        <w:rPr>
          <w:lang w:eastAsia="en-GB"/>
        </w:rPr>
        <w:t>mnt</w:t>
      </w:r>
      <w:proofErr w:type="spellEnd"/>
      <w:r w:rsidR="00085E57">
        <w:rPr>
          <w:lang w:eastAsia="en-GB"/>
        </w:rPr>
        <w:t>/backup/</w:t>
      </w:r>
      <w:proofErr w:type="spellStart"/>
      <w:r w:rsidR="00085E57">
        <w:rPr>
          <w:lang w:eastAsia="en-GB"/>
        </w:rPr>
        <w:t>rman</w:t>
      </w:r>
      <w:proofErr w:type="spellEnd"/>
      <w:r w:rsidR="00723133">
        <w:rPr>
          <w:lang w:eastAsia="en-GB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551A65" w:rsidTr="00A26F24">
        <w:tc>
          <w:tcPr>
            <w:tcW w:w="10682" w:type="dxa"/>
            <w:shd w:val="clear" w:color="auto" w:fill="auto"/>
          </w:tcPr>
          <w:p w:rsidR="00085E57" w:rsidRPr="00A26F24" w:rsidRDefault="00085E57" w:rsidP="00085E57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>[oracle@belbru-orap401 scripts]$</w:t>
            </w:r>
            <w:r w:rsidR="0024795D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 </w:t>
            </w:r>
            <w:proofErr w:type="spellStart"/>
            <w:r w:rsidR="0024795D">
              <w:rPr>
                <w:rFonts w:ascii="Courier New" w:hAnsi="Courier New" w:cs="Courier New"/>
                <w:sz w:val="16"/>
                <w:szCs w:val="16"/>
                <w:lang w:eastAsia="en-GB"/>
              </w:rPr>
              <w:t>dgrman</w:t>
            </w:r>
            <w:proofErr w:type="spellEnd"/>
          </w:p>
          <w:p w:rsidR="00085E57" w:rsidRPr="00A26F24" w:rsidRDefault="0024795D" w:rsidP="00085E57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eastAsia="en-GB"/>
              </w:rPr>
              <w:t>Usage is ./dgrman</w:t>
            </w:r>
            <w:r w:rsidR="00085E57"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.sh </w:t>
            </w:r>
            <w:proofErr w:type="spellStart"/>
            <w:ins w:id="15" w:author="BRIENS Philippe (EEAS-EXT)" w:date="2016-12-14T20:53:00Z">
              <w:r w:rsidR="00EC5D07" w:rsidRPr="00EC5D07">
                <w:rPr>
                  <w:rFonts w:ascii="Courier New" w:hAnsi="Courier New" w:cs="Courier New"/>
                  <w:sz w:val="16"/>
                  <w:szCs w:val="16"/>
                  <w:lang w:eastAsia="en-GB"/>
                </w:rPr>
                <w:t>database_unique_name</w:t>
              </w:r>
              <w:proofErr w:type="spellEnd"/>
              <w:r w:rsidR="00EC5D07" w:rsidRPr="00EC5D07">
                <w:rPr>
                  <w:rFonts w:ascii="Courier New" w:hAnsi="Courier New" w:cs="Courier New"/>
                  <w:sz w:val="16"/>
                  <w:szCs w:val="16"/>
                  <w:lang w:eastAsia="en-GB"/>
                </w:rPr>
                <w:t xml:space="preserve"> </w:t>
              </w:r>
              <w:proofErr w:type="spellStart"/>
              <w:r w:rsidR="00EC5D07" w:rsidRPr="00EC5D07">
                <w:rPr>
                  <w:rFonts w:ascii="Courier New" w:hAnsi="Courier New" w:cs="Courier New"/>
                  <w:sz w:val="16"/>
                  <w:szCs w:val="16"/>
                  <w:lang w:eastAsia="en-GB"/>
                </w:rPr>
                <w:t>backup_type</w:t>
              </w:r>
              <w:proofErr w:type="spellEnd"/>
              <w:r w:rsidR="00EC5D07" w:rsidRPr="00EC5D07">
                <w:rPr>
                  <w:rFonts w:ascii="Courier New" w:hAnsi="Courier New" w:cs="Courier New"/>
                  <w:sz w:val="16"/>
                  <w:szCs w:val="16"/>
                  <w:lang w:eastAsia="en-GB"/>
                </w:rPr>
                <w:t xml:space="preserve"> (F/I)</w:t>
              </w:r>
            </w:ins>
            <w:del w:id="16" w:author="BRIENS Philippe (EEAS-EXT)" w:date="2016-12-14T20:54:00Z">
              <w:r w:rsidR="00085E57" w:rsidRPr="00A26F24" w:rsidDel="00EC5D07">
                <w:rPr>
                  <w:rFonts w:ascii="Courier New" w:hAnsi="Courier New" w:cs="Courier New"/>
                  <w:sz w:val="16"/>
                  <w:szCs w:val="16"/>
                  <w:lang w:eastAsia="en-GB"/>
                </w:rPr>
                <w:delText>DB_U</w:delText>
              </w:r>
            </w:del>
            <w:del w:id="17" w:author="BRIENS Philippe (EEAS-EXT)" w:date="2016-12-14T20:53:00Z">
              <w:r w:rsidR="00085E57" w:rsidRPr="00A26F24" w:rsidDel="00EC5D07">
                <w:rPr>
                  <w:rFonts w:ascii="Courier New" w:hAnsi="Courier New" w:cs="Courier New"/>
                  <w:sz w:val="16"/>
                  <w:szCs w:val="16"/>
                  <w:lang w:eastAsia="en-GB"/>
                </w:rPr>
                <w:delText>NIQUE_NAME</w:delText>
              </w:r>
            </w:del>
          </w:p>
          <w:p w:rsidR="00551A65" w:rsidRDefault="00085E57" w:rsidP="00085E57">
            <w:pPr>
              <w:rPr>
                <w:lang w:eastAsia="en-GB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>[oracle@belbru-orap401 scripts]$</w:t>
            </w:r>
          </w:p>
        </w:tc>
      </w:tr>
    </w:tbl>
    <w:p w:rsidR="00551A65" w:rsidRDefault="002D0688" w:rsidP="00404E52">
      <w:pPr>
        <w:pStyle w:val="Heading3"/>
      </w:pPr>
      <w:bookmarkStart w:id="18" w:name="_Toc458523579"/>
      <w:r>
        <w:t>dgexp</w:t>
      </w:r>
      <w:bookmarkEnd w:id="18"/>
    </w:p>
    <w:p w:rsidR="00551A65" w:rsidRDefault="00551A65" w:rsidP="00551A65">
      <w:pPr>
        <w:rPr>
          <w:lang w:eastAsia="en-GB"/>
        </w:rPr>
      </w:pPr>
      <w:proofErr w:type="gramStart"/>
      <w:r>
        <w:rPr>
          <w:lang w:eastAsia="en-GB"/>
        </w:rPr>
        <w:t>To take a full logical dump of a primary database.</w:t>
      </w:r>
      <w:proofErr w:type="gramEnd"/>
      <w:r>
        <w:rPr>
          <w:lang w:eastAsia="en-GB"/>
        </w:rPr>
        <w:t xml:space="preserve"> </w:t>
      </w:r>
      <w:proofErr w:type="gramStart"/>
      <w:r>
        <w:rPr>
          <w:lang w:eastAsia="en-GB"/>
        </w:rPr>
        <w:t>Uses Oracle Data Pump (</w:t>
      </w:r>
      <w:proofErr w:type="spellStart"/>
      <w:r>
        <w:rPr>
          <w:lang w:eastAsia="en-GB"/>
        </w:rPr>
        <w:t>expdp</w:t>
      </w:r>
      <w:proofErr w:type="spellEnd"/>
      <w:r>
        <w:rPr>
          <w:lang w:eastAsia="en-GB"/>
        </w:rPr>
        <w:t>) tool.</w:t>
      </w:r>
      <w:proofErr w:type="gramEnd"/>
      <w:r w:rsidR="001A3E4C">
        <w:rPr>
          <w:lang w:eastAsia="en-GB"/>
        </w:rPr>
        <w:t xml:space="preserve"> Dumps are found in /</w:t>
      </w:r>
      <w:proofErr w:type="spellStart"/>
      <w:r w:rsidR="001A3E4C">
        <w:rPr>
          <w:lang w:eastAsia="en-GB"/>
        </w:rPr>
        <w:t>mnt</w:t>
      </w:r>
      <w:proofErr w:type="spellEnd"/>
      <w:r w:rsidR="001A3E4C">
        <w:rPr>
          <w:lang w:eastAsia="en-GB"/>
        </w:rPr>
        <w:t xml:space="preserve">/b </w:t>
      </w:r>
      <w:r w:rsidR="004D0663">
        <w:rPr>
          <w:lang w:eastAsia="en-GB"/>
        </w:rPr>
        <w:t>backup</w:t>
      </w:r>
      <w:r w:rsidR="001A3E4C">
        <w:rPr>
          <w:lang w:eastAsia="en-GB"/>
        </w:rPr>
        <w:t>/</w:t>
      </w:r>
      <w:proofErr w:type="spellStart"/>
      <w:r w:rsidR="001A3E4C">
        <w:rPr>
          <w:lang w:eastAsia="en-GB"/>
        </w:rPr>
        <w:t>datapump</w:t>
      </w:r>
      <w:proofErr w:type="spellEnd"/>
      <w:r w:rsidR="001A3E4C">
        <w:rPr>
          <w:lang w:eastAsia="en-GB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551A65" w:rsidTr="00A26F24">
        <w:tc>
          <w:tcPr>
            <w:tcW w:w="10682" w:type="dxa"/>
            <w:shd w:val="clear" w:color="auto" w:fill="auto"/>
          </w:tcPr>
          <w:p w:rsidR="001A3E4C" w:rsidRPr="00A26F24" w:rsidRDefault="001A3E4C" w:rsidP="001A3E4C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>[or</w:t>
            </w:r>
            <w:r w:rsidR="002F4EA2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acle@belbru-orap401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  <w:lang w:eastAsia="en-GB"/>
              </w:rPr>
              <w:t>dgexpdp</w:t>
            </w:r>
            <w:proofErr w:type="spellEnd"/>
          </w:p>
          <w:p w:rsidR="001A3E4C" w:rsidRPr="00A26F24" w:rsidRDefault="001A3E4C" w:rsidP="001A3E4C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>Usage is ./dgexpdp.sh DB_UNIQUE_NAME</w:t>
            </w:r>
          </w:p>
          <w:p w:rsidR="00551A65" w:rsidRDefault="001A3E4C" w:rsidP="001A3E4C">
            <w:pPr>
              <w:rPr>
                <w:lang w:eastAsia="en-GB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  <w:lang w:eastAsia="en-GB"/>
              </w:rPr>
              <w:t>[oracle@belbru-orap401 scripts]$</w:t>
            </w:r>
          </w:p>
        </w:tc>
      </w:tr>
    </w:tbl>
    <w:p w:rsidR="00610905" w:rsidRDefault="00610905" w:rsidP="00404E52">
      <w:pPr>
        <w:pStyle w:val="Heading3"/>
      </w:pPr>
      <w:bookmarkStart w:id="19" w:name="_Toc458523580"/>
      <w:r>
        <w:t>bkplst</w:t>
      </w:r>
      <w:bookmarkEnd w:id="19"/>
    </w:p>
    <w:p w:rsidR="00610905" w:rsidRPr="00B563C7" w:rsidRDefault="00723133" w:rsidP="00610905">
      <w:pPr>
        <w:rPr>
          <w:lang w:eastAsia="en-GB"/>
        </w:rPr>
      </w:pPr>
      <w:proofErr w:type="gramStart"/>
      <w:r>
        <w:rPr>
          <w:lang w:eastAsia="en-GB"/>
        </w:rPr>
        <w:t>F</w:t>
      </w:r>
      <w:r w:rsidR="00610905" w:rsidRPr="00B563C7">
        <w:rPr>
          <w:lang w:eastAsia="en-GB"/>
        </w:rPr>
        <w:t>or a summary of existing physical backups</w:t>
      </w:r>
      <w:r w:rsidR="00B563C7" w:rsidRPr="00B563C7">
        <w:rPr>
          <w:lang w:eastAsia="en-GB"/>
        </w:rPr>
        <w:t>.</w:t>
      </w:r>
      <w:proofErr w:type="gramEnd"/>
    </w:p>
    <w:p w:rsidR="00B563C7" w:rsidRDefault="00B563C7" w:rsidP="00610905">
      <w:pPr>
        <w:rPr>
          <w:lang w:eastAsia="en-GB"/>
        </w:rPr>
      </w:pPr>
      <w:proofErr w:type="gramStart"/>
      <w:r w:rsidRPr="00B563C7">
        <w:rPr>
          <w:lang w:eastAsia="en-GB"/>
        </w:rPr>
        <w:t>Backups</w:t>
      </w:r>
      <w:proofErr w:type="gramEnd"/>
      <w:r w:rsidRPr="00B563C7">
        <w:rPr>
          <w:lang w:eastAsia="en-GB"/>
        </w:rPr>
        <w:t xml:space="preserve"> sets are tagged</w:t>
      </w:r>
      <w:r>
        <w:rPr>
          <w:lang w:eastAsia="en-GB"/>
        </w:rPr>
        <w:t xml:space="preserve"> for easier identification.</w:t>
      </w:r>
    </w:p>
    <w:p w:rsidR="00B563C7" w:rsidRDefault="00B563C7" w:rsidP="00610905">
      <w:pPr>
        <w:rPr>
          <w:lang w:eastAsia="en-GB"/>
        </w:rPr>
      </w:pPr>
      <w:proofErr w:type="gramStart"/>
      <w:r>
        <w:rPr>
          <w:lang w:eastAsia="en-GB"/>
        </w:rPr>
        <w:t>PR :</w:t>
      </w:r>
      <w:proofErr w:type="gramEnd"/>
      <w:r>
        <w:rPr>
          <w:lang w:eastAsia="en-GB"/>
        </w:rPr>
        <w:t xml:space="preserve"> backup for a primary database</w:t>
      </w:r>
    </w:p>
    <w:p w:rsidR="00B563C7" w:rsidRDefault="00B563C7" w:rsidP="00610905">
      <w:pPr>
        <w:rPr>
          <w:lang w:eastAsia="en-GB"/>
        </w:rPr>
      </w:pPr>
      <w:proofErr w:type="gramStart"/>
      <w:r>
        <w:rPr>
          <w:lang w:eastAsia="en-GB"/>
        </w:rPr>
        <w:t>ST :</w:t>
      </w:r>
      <w:proofErr w:type="gramEnd"/>
      <w:r>
        <w:rPr>
          <w:lang w:eastAsia="en-GB"/>
        </w:rPr>
        <w:t xml:space="preserve"> backup for a standby database</w:t>
      </w:r>
    </w:p>
    <w:p w:rsidR="00B563C7" w:rsidRDefault="00B563C7" w:rsidP="00610905">
      <w:pPr>
        <w:rPr>
          <w:lang w:eastAsia="en-GB"/>
        </w:rPr>
      </w:pPr>
      <w:proofErr w:type="gramStart"/>
      <w:r>
        <w:rPr>
          <w:lang w:eastAsia="en-GB"/>
        </w:rPr>
        <w:t>F :</w:t>
      </w:r>
      <w:proofErr w:type="gramEnd"/>
      <w:r>
        <w:rPr>
          <w:lang w:eastAsia="en-GB"/>
        </w:rPr>
        <w:t xml:space="preserve"> full backup</w:t>
      </w:r>
    </w:p>
    <w:p w:rsidR="00B563C7" w:rsidRPr="00B563C7" w:rsidRDefault="00B563C7" w:rsidP="00610905">
      <w:pPr>
        <w:rPr>
          <w:lang w:eastAsia="en-GB"/>
        </w:rPr>
      </w:pPr>
      <w:proofErr w:type="gramStart"/>
      <w:r>
        <w:rPr>
          <w:lang w:eastAsia="en-GB"/>
        </w:rPr>
        <w:t>I  :</w:t>
      </w:r>
      <w:proofErr w:type="gramEnd"/>
      <w:r>
        <w:rPr>
          <w:lang w:eastAsia="en-GB"/>
        </w:rPr>
        <w:t xml:space="preserve"> incremental cumulative backup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610905" w:rsidRPr="00623EAA" w:rsidTr="00623EAA">
        <w:tc>
          <w:tcPr>
            <w:tcW w:w="10682" w:type="dxa"/>
            <w:shd w:val="clear" w:color="auto" w:fill="auto"/>
          </w:tcPr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[oracle@belbru-orap401 ~]$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bkplst</w:t>
            </w:r>
            <w:proofErr w:type="spellEnd"/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Usage is /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mnt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/backup/scripts/bkplst.sh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database_unique_name</w:t>
            </w:r>
            <w:proofErr w:type="spellEnd"/>
          </w:p>
        </w:tc>
      </w:tr>
      <w:tr w:rsidR="00610905" w:rsidRPr="00623EAA" w:rsidTr="00623EAA">
        <w:tc>
          <w:tcPr>
            <w:tcW w:w="10682" w:type="dxa"/>
            <w:shd w:val="clear" w:color="auto" w:fill="auto"/>
          </w:tcPr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[oracle@belbru-orap401 ~]$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bkplst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 tstdb1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Recovery Manager: Release 11.2.0.4.0 - Production on Fri Sep 4 08:34:58 2015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Copyright (c) 1982, 2011, Oracle and/or its af</w:t>
            </w:r>
            <w:r w:rsidR="002A023A"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filiates.  All rights reserved.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connected to target database: TSTDB (DBID=3422158182)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connect</w:t>
            </w:r>
            <w:r w:rsidR="002A023A"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ed to recovery catalog database</w:t>
            </w:r>
          </w:p>
          <w:p w:rsidR="00610905" w:rsidRPr="00623EAA" w:rsidRDefault="002A023A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RMAN&gt;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List of Backups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===============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Key     TY LV S Device Type Completion Time #Pieces #Copies Compressed Tag</w:t>
            </w:r>
          </w:p>
          <w:p w:rsidR="00610905" w:rsidRPr="00D11FB6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>------- -- -- - ----------- --------------- ------- ------- ---------- ---</w:t>
            </w:r>
          </w:p>
          <w:p w:rsidR="00610905" w:rsidRPr="00D11FB6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21720   B  0  A DISK        30-AUG-15       1      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>1</w:t>
            </w:r>
            <w:proofErr w:type="spellEnd"/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       YES        PR_F_20150830T220001_SUN</w:t>
            </w:r>
          </w:p>
          <w:p w:rsidR="00610905" w:rsidRPr="00D11FB6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21721   B  0  A DISK        30-AUG-15       1      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>1</w:t>
            </w:r>
            <w:proofErr w:type="spellEnd"/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       YES        PR_F_20150830T220001_SUN</w:t>
            </w:r>
          </w:p>
          <w:p w:rsidR="00610905" w:rsidRPr="00D11FB6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21722   B  0  A DISK        30-AUG-15       1      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>1</w:t>
            </w:r>
            <w:proofErr w:type="spellEnd"/>
            <w:r w:rsidRPr="00D11FB6">
              <w:rPr>
                <w:rFonts w:ascii="Courier New" w:hAnsi="Courier New" w:cs="Courier New"/>
                <w:sz w:val="16"/>
                <w:szCs w:val="16"/>
                <w:lang w:eastAsia="en-GB"/>
              </w:rPr>
              <w:t xml:space="preserve">       YES        PR_F_20150830T220001_SUN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21740   B  F  A DISK        30-AUG-15       1       1       NO         TAG20150830T220113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21787   B  A  A DISK        30-AUG-15       1       1       YES        TAG20150830T220118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lastRenderedPageBreak/>
              <w:t>21788   B  A  A DISK        30-AUG-15       1       1       YES        TAG20150830T220118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21804   B  F  A DISK        30-AUG-15       1       1       NO         TAG20150830T220120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22075   B  A  A DISK        31-AUG-15       1       1       YES        TAG20150831T080032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22076   B  A  A DISK        31-AUG-15       1       1       YES        TAG20150831T080032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22077   B  A  A DISK        31-AUG-15       1       1       YES        TAG20150831T080032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22078   B  A  A DISK        31-AUG-15       1       1       YES        TAG20150831T080032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22098   B  F  A DISK        31-AUG-15       1       1       NO         TAG20150831T080036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22122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PR_I_20150831T080001_MON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22123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PR_I_20150831T080001_MON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22124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PR_I_20150831T080001_MON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22142   B  F  A DISK        31-AUG-15       1       1       NO         TAG20150831T080056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22190   B  A  A DISK        31-AUG-15       1       1       YES        TAG20150831T080105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22191   B  A  A DISK        31-AUG-15       1       1       YES        TAG20150831T080105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22207   B  F  A DISK        31-AUG-15       1       1       NO         TAG20150831T080107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22380   B  A  A DISK        31-AUG-15       1       1       YES        TAG20150831T120041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22381   B  A  A DISK        31-AUG-15       1       1       YES        TAG20150831T120041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22382   B  A  A DISK        31-AUG-15       1       1       YES        TAG20150831T120041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22383   B  A  A DISK        31-AUG-15       1       1       YES        TAG20150831T120041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22399   B  F  A DISK        31-AUG-15       1       1       NO         TAG20150831T120045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22422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PR_I_20150831T120001_MON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22423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PR_I_20150831T120001_MON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22424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PR_I_20150831T120001_MON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22442   B  F  A DISK        31-AUG-15       1       1       NO         TAG20150831T120105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22490   B  A  A DISK        31-AUG-15       1       1       YES        TAG20150831T120110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22491   B  A  A DISK        31-AUG-15       1       1       YES        TAG20150831T120110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22492   B  A  A DISK        31-AUG-15       1       1       YES        TAG20150831T120110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22512   B  F  A DISK        31-AUG-15       1       1       NO         TAG20150831T120114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22765   B  A  A DISK        31-AUG-15       1       1       YES        TAG20150831T160029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22766   B  A  A DISK        31-AUG-15       1       1       YES        TAG20150831T160029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22767   B  A  A DISK        31-AUG-15       1       1       YES        TAG20150831T160029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22768   B  A  A DISK        31-AUG-15       1       1       YES        TAG20150831T160029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22795   B  F  A DISK        31-AUG-15       1       1       NO         TAG20150831T160034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22820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PR_I_20150831T160002_MON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22821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PR_I_20150831T160002_MON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22822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PR_I_20150831T160002_MON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22840   B  F  A DISK        31-AUG-15       1       1       NO         TAG20150831T160054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22888   B  A  A DISK        31-AUG-15       1       1       YES        TAG20150831T160059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22889   B  A  A DISK        31-AUG-15       1       1       YES        TAG20150831T160059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22905   B  F  A DISK        31-AUG-15       1       1       NO         TAG20150831T160101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23157   B  A  A DISK        31-AUG-15       1       1       YES        TAG20150831T200031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23158   B  A  A DISK        31-AUG-15       1       1       YES        TAG20150831T200031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23159   B  A  A DISK        31-AUG-15       1       1       YES        TAG20150831T200031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23160   B  A  A DISK        31-AUG-15       1       1       YES        TAG20150831T200031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23176   B  F  A DISK        31-AUG-15       1       1       NO         TAG20150831T200034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23199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PR_I_20150831T200001_MON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23200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PR_I_20150831T200001_MON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23201   B  1  A DISK        31-AUG-15       1       </w:t>
            </w:r>
            <w:proofErr w:type="spellStart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>1</w:t>
            </w:r>
            <w:proofErr w:type="spellEnd"/>
            <w:r w:rsidRPr="00623EAA">
              <w:rPr>
                <w:rFonts w:ascii="Courier New" w:hAnsi="Courier New" w:cs="Courier New"/>
                <w:sz w:val="16"/>
                <w:szCs w:val="16"/>
                <w:lang w:val="fr-BE" w:eastAsia="en-GB"/>
              </w:rPr>
              <w:t xml:space="preserve">       YES        PR_I_20150831T200001_MON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23219   B  F  A DISK        31-AUG-15       1       1       NO         TAG20150831T200054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23310   B  A  A DISK        31-AUG-15       1       1       YES        TAG20150831T200102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23311   B  A  A DISK        31-AUG-15       1       1       YES        TAG20150831T200102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23312   B  A  A DISK        31-AUG-15       1       1       YES        TAG20150831T200102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23313   B  A  A DISK        31-AUG-15       1       1       YES        TAG20150831T200102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val="de-DE" w:eastAsia="en-GB"/>
              </w:rPr>
              <w:t>23363   B  F  A DISK        31-AUG-15       1       1       NO         TAG20150831T200105</w:t>
            </w:r>
          </w:p>
          <w:p w:rsidR="00610905" w:rsidRPr="00623EAA" w:rsidRDefault="00B563C7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RMAN&gt;</w:t>
            </w:r>
          </w:p>
          <w:p w:rsidR="00610905" w:rsidRPr="00623EAA" w:rsidRDefault="00610905" w:rsidP="00610905">
            <w:pPr>
              <w:rPr>
                <w:rFonts w:ascii="Courier New" w:hAnsi="Courier New" w:cs="Courier New"/>
                <w:sz w:val="16"/>
                <w:szCs w:val="16"/>
                <w:lang w:eastAsia="en-GB"/>
              </w:rPr>
            </w:pPr>
            <w:r w:rsidRPr="00623EAA">
              <w:rPr>
                <w:rFonts w:ascii="Courier New" w:hAnsi="Courier New" w:cs="Courier New"/>
                <w:sz w:val="16"/>
                <w:szCs w:val="16"/>
                <w:lang w:eastAsia="en-GB"/>
              </w:rPr>
              <w:t>Recovery Manager complete</w:t>
            </w:r>
          </w:p>
        </w:tc>
      </w:tr>
    </w:tbl>
    <w:p w:rsidR="00610905" w:rsidRPr="00610905" w:rsidRDefault="00610905" w:rsidP="00610905">
      <w:pPr>
        <w:rPr>
          <w:lang w:eastAsia="en-GB"/>
        </w:rPr>
      </w:pPr>
    </w:p>
    <w:p w:rsidR="00404E52" w:rsidRDefault="002D0688" w:rsidP="00404E52">
      <w:pPr>
        <w:pStyle w:val="Heading3"/>
      </w:pPr>
      <w:bookmarkStart w:id="20" w:name="_Toc458523581"/>
      <w:r>
        <w:t>rmanrep</w:t>
      </w:r>
      <w:bookmarkEnd w:id="20"/>
    </w:p>
    <w:p w:rsidR="00404E52" w:rsidRDefault="00404E52" w:rsidP="00404E52">
      <w:r>
        <w:t>This script is for quick health checks of database backups.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404E52" w:rsidTr="0003777B">
        <w:tc>
          <w:tcPr>
            <w:tcW w:w="10682" w:type="dxa"/>
            <w:shd w:val="clear" w:color="auto" w:fill="auto"/>
          </w:tcPr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u-orap401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rmanrep</w:t>
            </w:r>
            <w:proofErr w:type="spellEnd"/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Usage is ./rmanrep.sh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database_unique_name</w:t>
            </w:r>
            <w:proofErr w:type="spellEnd"/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[oracle@belbru-orap401 scripts]$ ./rmanrep.sh tstdb1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Recovery Manager: Release 11.2.0.4.0 - Production on Tue Sep 1 16:30:25 2015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Copyright (c) 1982, 2011, Oracle and/or its affiliates.  All rights reserved.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connected to target database: TSTDB (DBID=3422158182)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specification does not match any backup in the repository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 retention policy will be applied to the command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 retention policy is set to recovery window of 7 days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Report of files that must be backed up to satisfy 7 days recovery window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File Days  Name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---- ----- -----------------------------------------------------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lastRenderedPageBreak/>
              <w:t>RMAN&gt;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Report of files that need backup due to unrecoverable operations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File Type of Backup Required Name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---- ----------------------- -----------------------------------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 retention policy will be applied to the command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 retention policy is set to recovery window of 7 days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Report of obsolete backups and copies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Type                 Key    Completion Time    Filename/Handle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-------------------- ------ ------------------ --------------------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Backup Set           415    25-AUG-15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Backup Piece       511    25-AUG-15          +FRADG/tstdb1/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autobackup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/2015_08_25/s_888680897.400.888680923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Report of database schema for database with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db_unique_name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TSTDB1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List of Permanent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Datafiles</w:t>
            </w:r>
            <w:proofErr w:type="spellEnd"/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===========================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File Size(MB)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Tablespace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     RB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segs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Name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---- -------- -------------------- ------- ------------------------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1    830      SYSTEM               YES     +DATADG/tstdb1/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/system.287.888355753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2    780      SYSAUX               NO      +DATADG/tstdb1/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/sysaux.296.888355753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3    110      UNDOTBS1             YES     +DATADG/tstdb1/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/undotbs1.297.888355753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4    212      USERS                NO      +DATADG/tstdb1/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/users.308.888355753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5    346      EXAMPLE              NO      +DATADG/tstdb1/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/example.293.888355825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List of Temporary Files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=======================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File Size(MB)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Tablespace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Maxsize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(MB)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Tempfile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Name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  <w:lang w:val="da-DK"/>
              </w:rPr>
              <w:t>---- -------- -------------------- ----------- --------------------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  <w:lang w:val="da-DK"/>
              </w:rPr>
              <w:t>1    43       TEMP                 32767       +DATADG/tstdb1/tempfile/temp.290.888355823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  <w:sz w:val="16"/>
                <w:szCs w:val="16"/>
                <w:lang w:val="da-DK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  <w:lang w:val="da-DK"/>
              </w:rPr>
              <w:t>RMAN&gt;</w:t>
            </w:r>
          </w:p>
          <w:p w:rsidR="00404E52" w:rsidRDefault="00404E52" w:rsidP="0003777B">
            <w:r w:rsidRPr="00243208">
              <w:rPr>
                <w:rFonts w:ascii="Courier New" w:hAnsi="Courier New" w:cs="Courier New"/>
                <w:sz w:val="16"/>
                <w:szCs w:val="16"/>
              </w:rPr>
              <w:t>Recovery Manager complete</w:t>
            </w:r>
            <w:r>
              <w:t>.</w:t>
            </w:r>
          </w:p>
          <w:p w:rsidR="00404E52" w:rsidRPr="00243208" w:rsidRDefault="00404E52" w:rsidP="0003777B">
            <w:pPr>
              <w:rPr>
                <w:rFonts w:ascii="Courier New" w:hAnsi="Courier New" w:cs="Courier New"/>
              </w:rPr>
            </w:pPr>
            <w:r w:rsidRPr="00243208">
              <w:rPr>
                <w:rFonts w:ascii="Courier New" w:hAnsi="Courier New" w:cs="Courier New"/>
              </w:rPr>
              <w:t>[oracle@belbru-orap401 scripts]$</w:t>
            </w:r>
          </w:p>
        </w:tc>
      </w:tr>
    </w:tbl>
    <w:p w:rsidR="009550DF" w:rsidRDefault="009550DF" w:rsidP="00773F39">
      <w:pPr>
        <w:pStyle w:val="Heading2"/>
      </w:pPr>
      <w:bookmarkStart w:id="21" w:name="_Toc458523582"/>
      <w:proofErr w:type="gramStart"/>
      <w:r>
        <w:lastRenderedPageBreak/>
        <w:t>belbru-orav403</w:t>
      </w:r>
      <w:bookmarkEnd w:id="21"/>
      <w:proofErr w:type="gramEnd"/>
    </w:p>
    <w:p w:rsidR="009550DF" w:rsidRPr="009550DF" w:rsidRDefault="009550DF" w:rsidP="009550DF">
      <w:r>
        <w:t xml:space="preserve">Scripts are found in </w:t>
      </w:r>
      <w:r w:rsidR="004E2AFD">
        <w:t>/home/oracle/scripts ($SCRIPTS).</w:t>
      </w:r>
    </w:p>
    <w:p w:rsidR="00CA693E" w:rsidRDefault="002D0688" w:rsidP="009550DF">
      <w:pPr>
        <w:pStyle w:val="Heading3"/>
      </w:pPr>
      <w:bookmarkStart w:id="22" w:name="_Toc458523583"/>
      <w:r>
        <w:t>start_observer</w:t>
      </w:r>
      <w:bookmarkEnd w:id="22"/>
    </w:p>
    <w:p w:rsidR="00773F39" w:rsidRDefault="004E2AFD" w:rsidP="000B7E75">
      <w:proofErr w:type="gramStart"/>
      <w:r>
        <w:t>To start O</w:t>
      </w:r>
      <w:r w:rsidR="00AE2367">
        <w:t>bserver as a background process</w:t>
      </w:r>
      <w:r w:rsidR="00723133">
        <w:t>.</w:t>
      </w:r>
      <w:proofErr w:type="gramEnd"/>
    </w:p>
    <w:p w:rsidR="00F76A38" w:rsidRDefault="00F76A38" w:rsidP="000B7E75">
      <w:pPr>
        <w:rPr>
          <w:b/>
        </w:rPr>
      </w:pPr>
      <w:r w:rsidRPr="00F76A38">
        <w:rPr>
          <w:b/>
        </w:rPr>
        <w:t xml:space="preserve">Each primary database must have its observer process. </w:t>
      </w:r>
      <w:proofErr w:type="gramStart"/>
      <w:r w:rsidRPr="00F76A38">
        <w:rPr>
          <w:b/>
        </w:rPr>
        <w:t>i.e.</w:t>
      </w:r>
      <w:proofErr w:type="gramEnd"/>
      <w:r w:rsidRPr="00F76A38">
        <w:rPr>
          <w:b/>
        </w:rPr>
        <w:t xml:space="preserve">  Observers have to be started for bodbd1, cfdbd1 javadbd1, bodbt2, cfdbt2, javadbt2 etc ….</w:t>
      </w:r>
    </w:p>
    <w:p w:rsidR="002805B4" w:rsidRPr="00F76A38" w:rsidRDefault="002805B4" w:rsidP="000B7E75">
      <w:pPr>
        <w:rPr>
          <w:b/>
        </w:rPr>
      </w:pPr>
      <w:proofErr w:type="gramStart"/>
      <w:r>
        <w:rPr>
          <w:b/>
        </w:rPr>
        <w:t>Note :</w:t>
      </w:r>
      <w:proofErr w:type="gramEnd"/>
      <w:r>
        <w:rPr>
          <w:b/>
        </w:rPr>
        <w:t xml:space="preserve"> </w:t>
      </w:r>
      <w:r w:rsidR="005E4AD1">
        <w:rPr>
          <w:b/>
        </w:rPr>
        <w:t xml:space="preserve">one may have to </w:t>
      </w:r>
      <w:r>
        <w:rPr>
          <w:b/>
        </w:rPr>
        <w:t xml:space="preserve">run </w:t>
      </w:r>
      <w:proofErr w:type="spellStart"/>
      <w:r>
        <w:rPr>
          <w:b/>
        </w:rPr>
        <w:t>stop_observer</w:t>
      </w:r>
      <w:proofErr w:type="spellEnd"/>
      <w:r>
        <w:rPr>
          <w:b/>
        </w:rPr>
        <w:t xml:space="preserve"> script before restarting observers in case belbru-orav403 was stopped brutally.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AE2367" w:rsidTr="00243208">
        <w:tc>
          <w:tcPr>
            <w:tcW w:w="10682" w:type="dxa"/>
            <w:shd w:val="clear" w:color="auto" w:fill="auto"/>
          </w:tcPr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v403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start_observer</w:t>
            </w:r>
            <w:proofErr w:type="spellEnd"/>
          </w:p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Usage is ./start_observer.sh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primary_service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sys_password</w:t>
            </w:r>
            <w:proofErr w:type="spellEnd"/>
          </w:p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acle@belbru-orav403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start_observer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tstdb_pr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xxxxxxxx</w:t>
            </w:r>
            <w:proofErr w:type="spellEnd"/>
          </w:p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sleep 5</w:t>
            </w:r>
          </w:p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nohup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: appending output to ‘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nohup.out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’</w:t>
            </w:r>
          </w:p>
          <w:p w:rsidR="00AE2367" w:rsidRPr="00243208" w:rsidRDefault="00AE2367" w:rsidP="00AE2367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  32573 32572  0 11:48 pts/1    00:00:00 /u01/app/oracle/product/11.2.0/dbhome_1/bin/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dgmgrl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-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logfile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tmp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/dgmgrl.log                         start observer</w:t>
            </w:r>
          </w:p>
          <w:p w:rsidR="00AE2367" w:rsidRDefault="00AE2367" w:rsidP="00AE2367"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[oracle@belbru-orav403 scripts]$</w:t>
            </w:r>
          </w:p>
        </w:tc>
      </w:tr>
    </w:tbl>
    <w:p w:rsidR="00A73590" w:rsidRDefault="002D0688" w:rsidP="009550DF">
      <w:pPr>
        <w:pStyle w:val="Heading3"/>
      </w:pPr>
      <w:bookmarkStart w:id="23" w:name="_Toc458523584"/>
      <w:r>
        <w:t>stop_observer</w:t>
      </w:r>
      <w:bookmarkEnd w:id="23"/>
    </w:p>
    <w:p w:rsidR="00773F39" w:rsidRDefault="004E2AFD" w:rsidP="00A73590">
      <w:proofErr w:type="gramStart"/>
      <w:r>
        <w:t>To stop O</w:t>
      </w:r>
      <w:r w:rsidR="00773F39">
        <w:t>bserver.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206173" w:rsidRPr="00243208" w:rsidTr="00243208">
        <w:tc>
          <w:tcPr>
            <w:tcW w:w="10682" w:type="dxa"/>
            <w:shd w:val="clear" w:color="auto" w:fill="auto"/>
          </w:tcPr>
          <w:p w:rsidR="00D633CC" w:rsidRPr="00243208" w:rsidRDefault="00D633CC" w:rsidP="00243208">
            <w:pPr>
              <w:jc w:val="both"/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av403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stop_observer</w:t>
            </w:r>
            <w:proofErr w:type="spellEnd"/>
          </w:p>
          <w:p w:rsidR="00D633CC" w:rsidRPr="00243208" w:rsidRDefault="00D633CC" w:rsidP="00243208">
            <w:pPr>
              <w:jc w:val="both"/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Usage is ./stop_observer.sh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primary_service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sys_password</w:t>
            </w:r>
            <w:proofErr w:type="spellEnd"/>
          </w:p>
          <w:p w:rsidR="00D633CC" w:rsidRPr="00243208" w:rsidRDefault="00D633CC" w:rsidP="00243208">
            <w:pPr>
              <w:jc w:val="both"/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acle@belbru-orav403 scripts]$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stop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_observer</w:t>
            </w:r>
            <w:proofErr w:type="spellEnd"/>
            <w:r w:rsidR="00E91885"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="00E91885" w:rsidRPr="00243208">
              <w:rPr>
                <w:rFonts w:ascii="Courier New" w:hAnsi="Courier New" w:cs="Courier New"/>
                <w:sz w:val="16"/>
                <w:szCs w:val="16"/>
              </w:rPr>
              <w:t>tstdb_pr</w:t>
            </w:r>
            <w:proofErr w:type="spellEnd"/>
            <w:r w:rsidR="00E91885"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="00E91885" w:rsidRPr="00243208">
              <w:rPr>
                <w:rFonts w:ascii="Courier New" w:hAnsi="Courier New" w:cs="Courier New"/>
                <w:sz w:val="16"/>
                <w:szCs w:val="16"/>
              </w:rPr>
              <w:t>xxxxxxxx</w:t>
            </w:r>
            <w:proofErr w:type="spellEnd"/>
          </w:p>
          <w:p w:rsidR="00D633CC" w:rsidRPr="00243208" w:rsidRDefault="00D633CC" w:rsidP="00243208">
            <w:pPr>
              <w:jc w:val="both"/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oracle     481     1  0 11:52 pts/1    00:00:00 /u01/app/oracle/product/11.2.0/dbhome_1/bin/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dgmgrl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-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logfile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tmp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/dgmgrl.log                         start observer</w:t>
            </w:r>
          </w:p>
          <w:p w:rsidR="00D633CC" w:rsidRPr="00243208" w:rsidRDefault="00D633CC" w:rsidP="00243208">
            <w:pPr>
              <w:jc w:val="both"/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sleep 5</w:t>
            </w:r>
          </w:p>
          <w:p w:rsidR="00206173" w:rsidRPr="00243208" w:rsidRDefault="00D633CC" w:rsidP="00243208">
            <w:pPr>
              <w:jc w:val="both"/>
              <w:rPr>
                <w:rFonts w:cs="Arial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[oracle@belbru-orav403 scripts]$</w:t>
            </w:r>
          </w:p>
        </w:tc>
      </w:tr>
    </w:tbl>
    <w:p w:rsidR="002512A5" w:rsidRPr="006B3A6B" w:rsidRDefault="002512A5" w:rsidP="00F62B9E"/>
    <w:p w:rsidR="00E31CE2" w:rsidRDefault="00E31CE2" w:rsidP="00E31CE2">
      <w:pPr>
        <w:pStyle w:val="Heading4"/>
      </w:pPr>
      <w:bookmarkStart w:id="24" w:name="_Toc458523585"/>
      <w:r>
        <w:t>Observers</w:t>
      </w:r>
      <w:bookmarkEnd w:id="24"/>
    </w:p>
    <w:p w:rsidR="00E31CE2" w:rsidRPr="00E31CE2" w:rsidRDefault="00E31CE2" w:rsidP="00E31CE2">
      <w:r>
        <w:t>After starting several observers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31CE2" w:rsidTr="007617A9">
        <w:tc>
          <w:tcPr>
            <w:tcW w:w="10682" w:type="dxa"/>
            <w:shd w:val="clear" w:color="auto" w:fill="auto"/>
          </w:tcPr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19226     1  0 11:23 pts/0    00:00:00 /u01/app/oracle/product/12.1.0/dbhome_1/bin/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dgmgrl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-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logfile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/observer_bodbd1.log                       start observer file='/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/bodbd1_fsfo.dat'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21211     1  0 11:29 pts/0    00:00:00 /u01/app/oracle/product/12.1.0/dbhome_1/bin/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dgmgrl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-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logfile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/observer_cfdbd1.log                       start observer file='/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/cfdbd1_fsfo.dat'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23666     1  0 11:36 pts/0    00:00:00 /u01/app/oracle/product/12.1.0/dbhome_1/bin/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dgmgrl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-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logfile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/observer_javadbd1.log                         start observer file='/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/javadbd1_fsfo.dat'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24550     1  0 11:39 pts/0    00:00:00 /u01/app/oracle/product/12.1.0/dbhome_1/bin/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dgmgrl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-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logfile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/observer_tstdb1.log                       start observer file='/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/tstdb1_fsfo.dat'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25166     1  0 11:40 pts/0    00:00:00 /u01/app/oracle/product/12.1.0/dbhome_1/bin/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dgmgrl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-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logfile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/observer_dgdbd1.log                       start observer file='/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/dgdbd1_fsfo.dat'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25366     1  0 11:41 pts/0    00:00:00 /u01/app/oracle/product/12.1.0/dbhome_1/bin/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dgmgrl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-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logfile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/observer_qadbd1.log                       start observer file='/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/qadbd1_fsfo.dat'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lastRenderedPageBreak/>
              <w:t>oracle   26045     1  0 11:42 pts/0    00:00:00 /u01/app/oracle/product/12.1.0/dbhome_1/bin/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dgmgrl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-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logfile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/observer_bodbt2.log                       start observer file='/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/bodbt2_fsfo.dat'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26822     1  0 11:45 pts/0    00:00:00 /u01/app/oracle/product/12.1.0/dbhome_1/bin/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dgmgrl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-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logfile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/observer_cfdbt2.log                       start observer file='/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/cfdbt2_fsfo.dat'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26907     1  0 11:45 pts/0    00:00:00 /u01/app/oracle/product/12.1.0/dbhome_1/bin/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dgmgrl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-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logfile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/observer_javadbt2.log                         start observer file='/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/javadbt2_fsfo.dat'</w:t>
            </w:r>
          </w:p>
          <w:p w:rsidR="00E31CE2" w:rsidRPr="007617A9" w:rsidRDefault="00E31CE2" w:rsidP="00E31CE2">
            <w:pPr>
              <w:rPr>
                <w:rFonts w:ascii="Courier New" w:hAnsi="Courier New" w:cs="Courier New"/>
                <w:sz w:val="8"/>
                <w:szCs w:val="8"/>
              </w:rPr>
            </w:pPr>
            <w:r w:rsidRPr="007617A9">
              <w:rPr>
                <w:rFonts w:ascii="Courier New" w:hAnsi="Courier New" w:cs="Courier New"/>
                <w:sz w:val="8"/>
                <w:szCs w:val="8"/>
              </w:rPr>
              <w:t>oracle   27276 27275  0 11:46 pts/0    00:00:00 /u01/app/oracle/product/12.1.0/dbhome_1/bin/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dgmgrl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-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logfile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 xml:space="preserve"> 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/observer_dgdbt2.log                       start observer file='/</w:t>
            </w:r>
            <w:proofErr w:type="spellStart"/>
            <w:r w:rsidRPr="007617A9">
              <w:rPr>
                <w:rFonts w:ascii="Courier New" w:hAnsi="Courier New" w:cs="Courier New"/>
                <w:sz w:val="8"/>
                <w:szCs w:val="8"/>
              </w:rPr>
              <w:t>tmp</w:t>
            </w:r>
            <w:proofErr w:type="spellEnd"/>
            <w:r w:rsidRPr="007617A9">
              <w:rPr>
                <w:rFonts w:ascii="Courier New" w:hAnsi="Courier New" w:cs="Courier New"/>
                <w:sz w:val="8"/>
                <w:szCs w:val="8"/>
              </w:rPr>
              <w:t>/dgdbt2_fsfo.dat'</w:t>
            </w:r>
          </w:p>
        </w:tc>
      </w:tr>
    </w:tbl>
    <w:p w:rsidR="00E31CE2" w:rsidRPr="00E31CE2" w:rsidRDefault="00E31CE2" w:rsidP="00E31CE2"/>
    <w:p w:rsidR="00F62B9E" w:rsidRDefault="002D0688" w:rsidP="004E2AFD">
      <w:pPr>
        <w:pStyle w:val="Heading3"/>
      </w:pPr>
      <w:bookmarkStart w:id="25" w:name="_Toc458523586"/>
      <w:r>
        <w:t>show_configuration</w:t>
      </w:r>
      <w:bookmarkEnd w:id="25"/>
    </w:p>
    <w:p w:rsidR="00F62B9E" w:rsidRDefault="004E2AFD" w:rsidP="00F62B9E">
      <w:r>
        <w:t>Displays detailed B</w:t>
      </w:r>
      <w:r w:rsidR="00F62B9E">
        <w:t>roker configuration.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F62B9E" w:rsidTr="00243208">
        <w:tc>
          <w:tcPr>
            <w:tcW w:w="10682" w:type="dxa"/>
            <w:shd w:val="clear" w:color="auto" w:fill="auto"/>
          </w:tcPr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[oracle@belbru-orav403 scripts]$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show_configurat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ion</w:t>
            </w:r>
            <w:proofErr w:type="spellEnd"/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Usage is /home/oracle/scripts/show_configuration.sh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primary_service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sys_password</w:t>
            </w:r>
            <w:proofErr w:type="spellEnd"/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[oracle@belbru-orav403 scripts]$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show_confi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guration</w:t>
            </w:r>
            <w:proofErr w:type="spellEnd"/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>tstdb_pr</w:t>
            </w:r>
            <w:proofErr w:type="spellEnd"/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>xxxxxxxx</w:t>
            </w:r>
            <w:proofErr w:type="spellEnd"/>
          </w:p>
          <w:p w:rsidR="00B676C5" w:rsidRPr="00D11FB6" w:rsidRDefault="00DD7290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Configuration -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</w:rPr>
              <w:t>dgtstdb</w:t>
            </w:r>
            <w:proofErr w:type="spellEnd"/>
          </w:p>
          <w:p w:rsidR="00B676C5" w:rsidRPr="00D11FB6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Protection Mode: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</w:rPr>
              <w:t>MaxPerformance</w:t>
            </w:r>
            <w:proofErr w:type="spellEnd"/>
          </w:p>
          <w:p w:rsidR="00B676C5" w:rsidRPr="00D11FB6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>tstdb1 - Primary database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tstdb2 - (*)</w:t>
            </w:r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 xml:space="preserve"> Physical standby database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 xml:space="preserve"> (*) Fast-Start Failover target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Properties: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FastStartFailoverThreshold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= '45'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OperationTimeout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          = '30'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FastStartFailoverLagLimit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 = '45'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CommunicationTimeout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      = '180'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ObserverReconnect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         = '0'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FastStartFailoverAutoReinstate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= 'TRUE'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FastStartFailoverPmyShutdown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= 'TRUE'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BystandersFollowRoleChange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= 'ALL'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ObserverOverride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            = 'FALSE'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ExternalDestination1            = ''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ExternalDestination2            = ''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PrimaryLostWr</w:t>
            </w:r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>iteAction</w:t>
            </w:r>
            <w:proofErr w:type="spellEnd"/>
            <w:r w:rsidR="00DD7290" w:rsidRPr="00243208">
              <w:rPr>
                <w:rFonts w:ascii="Courier New" w:hAnsi="Courier New" w:cs="Courier New"/>
                <w:sz w:val="16"/>
                <w:szCs w:val="16"/>
              </w:rPr>
              <w:t xml:space="preserve">          = 'CONTINUE'</w:t>
            </w:r>
          </w:p>
          <w:p w:rsidR="00B676C5" w:rsidRPr="00243208" w:rsidRDefault="00DD7290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Fast-Start Failover: ENABLED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Threshold:          45 seconds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Target:             tstdb2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Observer:           belbru-orav403.eeas.europa.eu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Lag Limit:          45 seconds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Shutdown Primary:   TRUE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Auto-reinstate:     TRUE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Observer Reconnect: (none)</w:t>
            </w:r>
          </w:p>
          <w:p w:rsidR="00B676C5" w:rsidRPr="00243208" w:rsidRDefault="00DD7290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Observer Override:  FALSE</w:t>
            </w:r>
          </w:p>
          <w:p w:rsidR="00B676C5" w:rsidRPr="00243208" w:rsidRDefault="00B676C5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F62B9E" w:rsidRPr="00243208" w:rsidRDefault="00DD7290" w:rsidP="00B676C5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</w:tc>
      </w:tr>
    </w:tbl>
    <w:p w:rsidR="00ED7436" w:rsidRDefault="002D0688" w:rsidP="003F1BBD">
      <w:pPr>
        <w:pStyle w:val="Heading3"/>
      </w:pPr>
      <w:bookmarkStart w:id="26" w:name="_Toc458523587"/>
      <w:r>
        <w:t>disable_failover</w:t>
      </w:r>
      <w:bookmarkEnd w:id="26"/>
    </w:p>
    <w:p w:rsidR="003F1BBD" w:rsidRDefault="003F1BBD" w:rsidP="006C33CB">
      <w:proofErr w:type="gramStart"/>
      <w:r>
        <w:t xml:space="preserve">To disable </w:t>
      </w:r>
      <w:r w:rsidR="004D0663">
        <w:t>Fast Start</w:t>
      </w:r>
      <w:r>
        <w:t xml:space="preserve"> Failover.</w:t>
      </w:r>
      <w:proofErr w:type="gramEnd"/>
    </w:p>
    <w:p w:rsidR="00ED7436" w:rsidRDefault="004D0663" w:rsidP="006C33CB">
      <w:r w:rsidRPr="00A71B13">
        <w:rPr>
          <w:b/>
        </w:rPr>
        <w:t>Note</w:t>
      </w:r>
      <w:r>
        <w:t>:</w:t>
      </w:r>
      <w:r w:rsidR="003F1BBD">
        <w:t xml:space="preserve"> </w:t>
      </w:r>
      <w:r w:rsidR="00ED7436">
        <w:t>This must be done before stopping a primary database or a switchover.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D7436" w:rsidTr="00243208">
        <w:tc>
          <w:tcPr>
            <w:tcW w:w="10682" w:type="dxa"/>
            <w:shd w:val="clear" w:color="auto" w:fill="auto"/>
          </w:tcPr>
          <w:p w:rsidR="000D30A9" w:rsidRPr="00243208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[oracle@belbru-orav4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03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disable_failover</w:t>
            </w:r>
            <w:proofErr w:type="spellEnd"/>
          </w:p>
          <w:p w:rsidR="000D30A9" w:rsidRPr="00243208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Usage is /home/oracle/scripts/disable_failover.sh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primary_service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sys_password</w:t>
            </w:r>
            <w:proofErr w:type="spellEnd"/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>[oracle@belbru-orav4</w:t>
            </w:r>
            <w:r w:rsidR="002F4EA2" w:rsidRPr="00D11FB6">
              <w:rPr>
                <w:rFonts w:ascii="Courier New" w:hAnsi="Courier New" w:cs="Courier New"/>
                <w:sz w:val="16"/>
                <w:szCs w:val="16"/>
              </w:rPr>
              <w:t xml:space="preserve">03 scripts]$ </w:t>
            </w:r>
            <w:proofErr w:type="spellStart"/>
            <w:r w:rsidR="002F4EA2" w:rsidRPr="00D11FB6">
              <w:rPr>
                <w:rFonts w:ascii="Courier New" w:hAnsi="Courier New" w:cs="Courier New"/>
                <w:sz w:val="16"/>
                <w:szCs w:val="16"/>
              </w:rPr>
              <w:t>disable_failover</w:t>
            </w:r>
            <w:proofErr w:type="spellEnd"/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</w:rPr>
              <w:t>tstdb_pr</w:t>
            </w:r>
            <w:proofErr w:type="spellEnd"/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="006B069C" w:rsidRPr="00D11FB6">
              <w:rPr>
                <w:rFonts w:ascii="Courier New" w:hAnsi="Courier New" w:cs="Courier New"/>
                <w:sz w:val="16"/>
                <w:szCs w:val="16"/>
              </w:rPr>
              <w:t>Xxxxxxxx</w:t>
            </w:r>
            <w:proofErr w:type="spellEnd"/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Configuration -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</w:rPr>
              <w:t>dgtstdb</w:t>
            </w:r>
            <w:proofErr w:type="spellEnd"/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Protection Mode: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</w:rPr>
              <w:t>MaxPerformance</w:t>
            </w:r>
            <w:proofErr w:type="spellEnd"/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0D30A9" w:rsidRPr="00A71B13" w:rsidRDefault="000D30A9" w:rsidP="000D30A9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A71B13">
              <w:rPr>
                <w:rFonts w:ascii="Courier New" w:hAnsi="Courier New" w:cs="Courier New"/>
                <w:sz w:val="16"/>
                <w:szCs w:val="16"/>
                <w:lang w:val="en-GB"/>
              </w:rPr>
              <w:t>tstdb1 - Primary database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  tstdb2 - (*) Physical standby database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b/>
                <w:sz w:val="16"/>
                <w:szCs w:val="16"/>
              </w:rPr>
              <w:t>Fast-Start Failover: ENABLED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Configuration -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</w:rPr>
              <w:t>dgtstdb</w:t>
            </w:r>
            <w:proofErr w:type="spellEnd"/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Protection Mode: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</w:rPr>
              <w:t>MaxPerformance</w:t>
            </w:r>
            <w:proofErr w:type="spellEnd"/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  tstdb1 - Primary database</w:t>
            </w:r>
          </w:p>
          <w:p w:rsidR="000D30A9" w:rsidRPr="00D11FB6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  tstdb2 - Physical standby database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b/>
                <w:sz w:val="16"/>
                <w:szCs w:val="16"/>
              </w:rPr>
              <w:t>Fast-Start Failover: DISABLED</w:t>
            </w:r>
          </w:p>
          <w:p w:rsidR="000D30A9" w:rsidRPr="00243208" w:rsidRDefault="000D30A9" w:rsidP="000D30A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ED7436" w:rsidRDefault="000D30A9" w:rsidP="006C33CB"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</w:tc>
      </w:tr>
    </w:tbl>
    <w:p w:rsidR="00ED7436" w:rsidRDefault="002D0688" w:rsidP="003F1BBD">
      <w:pPr>
        <w:pStyle w:val="Heading3"/>
      </w:pPr>
      <w:bookmarkStart w:id="27" w:name="_Toc458523588"/>
      <w:r>
        <w:t>enable_failover</w:t>
      </w:r>
      <w:bookmarkEnd w:id="27"/>
    </w:p>
    <w:p w:rsidR="00ED7436" w:rsidRDefault="00ED7436" w:rsidP="006C33CB">
      <w:proofErr w:type="gramStart"/>
      <w:r>
        <w:t xml:space="preserve">To enable </w:t>
      </w:r>
      <w:r w:rsidR="004D0663">
        <w:t>Fast Start</w:t>
      </w:r>
      <w:r>
        <w:t xml:space="preserve"> Failover.</w:t>
      </w:r>
      <w:proofErr w:type="gramEnd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D7436" w:rsidTr="00243208">
        <w:tc>
          <w:tcPr>
            <w:tcW w:w="10682" w:type="dxa"/>
            <w:shd w:val="clear" w:color="auto" w:fill="auto"/>
          </w:tcPr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[oracle@belbru-orav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 xml:space="preserve">403 scripts]$ </w:t>
            </w:r>
            <w:proofErr w:type="spellStart"/>
            <w:r w:rsidR="002F4EA2">
              <w:rPr>
                <w:rFonts w:ascii="Courier New" w:hAnsi="Courier New" w:cs="Courier New"/>
                <w:sz w:val="16"/>
                <w:szCs w:val="16"/>
              </w:rPr>
              <w:t>enable_failover</w:t>
            </w:r>
            <w:proofErr w:type="spellEnd"/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Usage is /home/oracle/scripts/enable_failover.sh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primary_service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sys_password</w:t>
            </w:r>
            <w:proofErr w:type="spellEnd"/>
          </w:p>
          <w:p w:rsidR="00A33606" w:rsidRPr="006B069C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B069C">
              <w:rPr>
                <w:rFonts w:ascii="Courier New" w:hAnsi="Courier New" w:cs="Courier New"/>
                <w:sz w:val="16"/>
                <w:szCs w:val="16"/>
              </w:rPr>
              <w:t>[oracle@belbru-orav</w:t>
            </w:r>
            <w:r w:rsidR="002F4EA2" w:rsidRPr="006B069C">
              <w:rPr>
                <w:rFonts w:ascii="Courier New" w:hAnsi="Courier New" w:cs="Courier New"/>
                <w:sz w:val="16"/>
                <w:szCs w:val="16"/>
              </w:rPr>
              <w:t xml:space="preserve">403 scripts]$ </w:t>
            </w:r>
            <w:proofErr w:type="spellStart"/>
            <w:r w:rsidR="002F4EA2" w:rsidRPr="006B069C">
              <w:rPr>
                <w:rFonts w:ascii="Courier New" w:hAnsi="Courier New" w:cs="Courier New"/>
                <w:sz w:val="16"/>
                <w:szCs w:val="16"/>
              </w:rPr>
              <w:t>enable_failover</w:t>
            </w:r>
            <w:proofErr w:type="spellEnd"/>
            <w:r w:rsidRPr="006B069C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6B069C">
              <w:rPr>
                <w:rFonts w:ascii="Courier New" w:hAnsi="Courier New" w:cs="Courier New"/>
                <w:sz w:val="16"/>
                <w:szCs w:val="16"/>
              </w:rPr>
              <w:t>tstdb_pr</w:t>
            </w:r>
            <w:proofErr w:type="spellEnd"/>
            <w:r w:rsidRPr="006B069C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="006B069C" w:rsidRPr="006B069C">
              <w:rPr>
                <w:rFonts w:ascii="Courier New" w:hAnsi="Courier New" w:cs="Courier New"/>
                <w:sz w:val="16"/>
                <w:szCs w:val="16"/>
              </w:rPr>
              <w:t>Xxxxxxxx</w:t>
            </w:r>
            <w:proofErr w:type="spellEnd"/>
          </w:p>
          <w:p w:rsidR="00A33606" w:rsidRPr="00D11FB6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Configuration -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</w:rPr>
              <w:t>dgtstdb</w:t>
            </w:r>
            <w:proofErr w:type="spellEnd"/>
          </w:p>
          <w:p w:rsidR="00A33606" w:rsidRPr="00D11FB6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Protection Mode: </w:t>
            </w:r>
            <w:proofErr w:type="spellStart"/>
            <w:r w:rsidRPr="00D11FB6">
              <w:rPr>
                <w:rFonts w:ascii="Courier New" w:hAnsi="Courier New" w:cs="Courier New"/>
                <w:sz w:val="16"/>
                <w:szCs w:val="16"/>
              </w:rPr>
              <w:t>MaxPerformance</w:t>
            </w:r>
            <w:proofErr w:type="spellEnd"/>
          </w:p>
          <w:p w:rsidR="00A33606" w:rsidRPr="00D11FB6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11FB6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   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>tstdb1 - Primary database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tstdb2 - Physical standby database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b/>
                <w:sz w:val="16"/>
                <w:szCs w:val="16"/>
              </w:rPr>
              <w:t>Fast-Start Failover: DISABLED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sleep 5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Configuration -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dgtstdb</w:t>
            </w:r>
            <w:proofErr w:type="spellEnd"/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Protection Mode: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MaxPerformance</w:t>
            </w:r>
            <w:proofErr w:type="spellEnd"/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tstdb1 - Primary database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tstdb2 - (*) Physical standby database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b/>
                <w:sz w:val="16"/>
                <w:szCs w:val="16"/>
              </w:rPr>
              <w:t>Fast-Start Failover: ENABLED</w:t>
            </w:r>
          </w:p>
          <w:p w:rsidR="00A33606" w:rsidRPr="00243208" w:rsidRDefault="00A33606" w:rsidP="00A3360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ED7436" w:rsidRPr="00243208" w:rsidRDefault="00A33606" w:rsidP="00EB1D71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</w:tc>
      </w:tr>
    </w:tbl>
    <w:p w:rsidR="00041A0B" w:rsidRDefault="002D0688" w:rsidP="00404E52">
      <w:pPr>
        <w:pStyle w:val="Heading3"/>
      </w:pPr>
      <w:bookmarkStart w:id="28" w:name="_Toc458523589"/>
      <w:r>
        <w:lastRenderedPageBreak/>
        <w:t>switchover</w:t>
      </w:r>
      <w:bookmarkEnd w:id="28"/>
    </w:p>
    <w:p w:rsidR="00404E52" w:rsidRDefault="00041A0B" w:rsidP="00041A0B">
      <w:r>
        <w:t>Performs a switchover</w:t>
      </w:r>
      <w:r w:rsidR="00404E52">
        <w:t>, primary and standby roles are swapped</w:t>
      </w:r>
      <w:r>
        <w:t xml:space="preserve">. </w:t>
      </w:r>
    </w:p>
    <w:p w:rsidR="00041A0B" w:rsidRDefault="004D0663" w:rsidP="00041A0B">
      <w:r w:rsidRPr="00A71B13">
        <w:rPr>
          <w:b/>
        </w:rPr>
        <w:t>Note</w:t>
      </w:r>
      <w:r>
        <w:t>:</w:t>
      </w:r>
      <w:r w:rsidR="00404E52">
        <w:t xml:space="preserve"> disable failover </w:t>
      </w:r>
      <w:r w:rsidR="00041A0B">
        <w:t>before doing a switchover.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041A0B" w:rsidTr="00243208">
        <w:tc>
          <w:tcPr>
            <w:tcW w:w="10682" w:type="dxa"/>
            <w:shd w:val="clear" w:color="auto" w:fill="auto"/>
          </w:tcPr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-orav403 scripts]$ switchover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Usage is /home/oracle/scripts/switchover.sh db1 db2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syspwd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sysdba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pwd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[oracle@belbru</w:t>
            </w:r>
            <w:r w:rsidR="002F4EA2">
              <w:rPr>
                <w:rFonts w:ascii="Courier New" w:hAnsi="Courier New" w:cs="Courier New"/>
                <w:sz w:val="16"/>
                <w:szCs w:val="16"/>
              </w:rPr>
              <w:t>-orav403 scripts]$ switchover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tstdb1 tstdb2 </w:t>
            </w:r>
            <w:proofErr w:type="spellStart"/>
            <w:r w:rsidR="006B069C">
              <w:rPr>
                <w:rFonts w:ascii="Courier New" w:hAnsi="Courier New" w:cs="Courier New"/>
                <w:sz w:val="16"/>
                <w:szCs w:val="16"/>
              </w:rPr>
              <w:t>Xxxxxxxx</w:t>
            </w:r>
            <w:proofErr w:type="spellEnd"/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Connectivy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to tstdb1 ok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Connectivy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to tstdb2 ok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tstdb1 is a PHYSICAL STANDBY database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tstdb2 is a PRIMARY database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 string to primary is sys/</w:t>
            </w:r>
            <w:r w:rsidR="006B069C">
              <w:rPr>
                <w:rFonts w:ascii="Courier New" w:hAnsi="Courier New" w:cs="Courier New"/>
                <w:sz w:val="16"/>
                <w:szCs w:val="16"/>
              </w:rPr>
              <w:t>Xxxxxxxx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>@tstdb2_static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 string to standby is sys/</w:t>
            </w:r>
            <w:r w:rsidR="006B069C">
              <w:rPr>
                <w:rFonts w:ascii="Courier New" w:hAnsi="Courier New" w:cs="Courier New"/>
                <w:sz w:val="16"/>
                <w:szCs w:val="16"/>
              </w:rPr>
              <w:t>Xxxxxxxx</w:t>
            </w:r>
            <w:r w:rsidRPr="00243208">
              <w:rPr>
                <w:rFonts w:ascii="Courier New" w:hAnsi="Courier New" w:cs="Courier New"/>
                <w:sz w:val="16"/>
                <w:szCs w:val="16"/>
              </w:rPr>
              <w:t>@tstdb1_static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Fast_Start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Failover is DISABLED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Switchover from tstdb2 to tstdb1 (y/n)? y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answer is Y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 for Linux: Version 11.2.0.4.0 - 64bit Production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Copyright (c) 2000, 2009, Oracle. All rights reserved.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Welcome to DGMGRL, type "help" for information.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 Connected.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Configuration -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dgtstdb</w:t>
            </w:r>
            <w:proofErr w:type="spellEnd"/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Protection Mode: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MaxPerformance</w:t>
            </w:r>
            <w:proofErr w:type="spellEnd"/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Databases: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243208">
              <w:rPr>
                <w:rFonts w:ascii="Courier New" w:hAnsi="Courier New" w:cs="Courier New"/>
                <w:b/>
              </w:rPr>
              <w:t>tstdb2 - Primary database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tstdb1 - Physical standby database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Fast-Start Failover: DISABLED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- tstdb2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Role:            PRIMARY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Intended State:  TRANSPORT-ON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Instance(s):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Status: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- tstdb1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Role:            PHYSICAL STANDBY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Intended State:  APPLY-ON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Transport Lag:   0 seconds (computed 0 seconds ago)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Apply Lag:       0 seconds (computed 0 seconds ago)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Apply Rate:      0 Byte/s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Real Time Query: ON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Instance(s):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Status: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 Do you confirm switchover from tstdb2 to tstdb1 (y/n)? y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 for Linux: Version 11.2.0.4.0 - 64bit Production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Copyright (c) 2000, 2009, Oracle. All rights reserved.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Welcome to DGMGRL, type "help" for information.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 Connected.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DGMGRL&gt; Performing switchover NOW, please wait...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Operation requires a connection to instance "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" on database "tstdb1"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Connecting to instance "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"...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New primary database "tstdb1" is opening...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Operation requires startup of instance "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" on database "tstdb2"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Starting instance "</w:t>
            </w:r>
            <w:proofErr w:type="spellStart"/>
            <w:r w:rsidRPr="00243208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243208">
              <w:rPr>
                <w:rFonts w:ascii="Courier New" w:hAnsi="Courier New" w:cs="Courier New"/>
                <w:sz w:val="16"/>
                <w:szCs w:val="16"/>
              </w:rPr>
              <w:t>"...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lastRenderedPageBreak/>
              <w:t>ORACLE instance started.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mounted.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43208">
              <w:rPr>
                <w:rFonts w:ascii="Courier New" w:hAnsi="Courier New" w:cs="Courier New"/>
                <w:sz w:val="16"/>
                <w:szCs w:val="16"/>
              </w:rPr>
              <w:t>Database opened.</w:t>
            </w:r>
          </w:p>
          <w:p w:rsidR="000E08BF" w:rsidRPr="00243208" w:rsidRDefault="000E08BF" w:rsidP="000E08BF">
            <w:pPr>
              <w:rPr>
                <w:rFonts w:ascii="Courier New" w:hAnsi="Courier New" w:cs="Courier New"/>
                <w:b/>
              </w:rPr>
            </w:pPr>
            <w:r w:rsidRPr="00243208">
              <w:rPr>
                <w:rFonts w:ascii="Courier New" w:hAnsi="Courier New" w:cs="Courier New"/>
                <w:b/>
              </w:rPr>
              <w:t>Switchover succeeded, new primary is "tstdb1"</w:t>
            </w:r>
          </w:p>
          <w:p w:rsidR="00041A0B" w:rsidRDefault="000E08BF" w:rsidP="000E08BF">
            <w:r w:rsidRPr="00243208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</w:tc>
      </w:tr>
    </w:tbl>
    <w:p w:rsidR="00041A0B" w:rsidRPr="00041A0B" w:rsidRDefault="00041A0B" w:rsidP="00041A0B"/>
    <w:p w:rsidR="007B6762" w:rsidRDefault="007B6762" w:rsidP="006C33CB"/>
    <w:p w:rsidR="00FE5FBD" w:rsidRDefault="00FE5FBD" w:rsidP="00E409CD">
      <w:pPr>
        <w:pStyle w:val="Heading1"/>
      </w:pPr>
      <w:bookmarkStart w:id="29" w:name="_Toc458523590"/>
      <w:r>
        <w:lastRenderedPageBreak/>
        <w:t>Database restore</w:t>
      </w:r>
      <w:bookmarkEnd w:id="29"/>
    </w:p>
    <w:p w:rsidR="00FE5FBD" w:rsidRDefault="007F3514" w:rsidP="00FE5FBD">
      <w:r>
        <w:t>Many errors which may happen on the primary database can be fixed before resorting to a switchover.</w:t>
      </w:r>
    </w:p>
    <w:p w:rsidR="00234E23" w:rsidRDefault="00F9132F" w:rsidP="00FE5FBD">
      <w:r>
        <w:t>In most cases</w:t>
      </w:r>
      <w:r w:rsidR="008B361E">
        <w:t>,</w:t>
      </w:r>
      <w:r>
        <w:t xml:space="preserve"> Oracle is able to recover a database crash.</w:t>
      </w:r>
    </w:p>
    <w:p w:rsidR="00F9132F" w:rsidRDefault="00F9132F" w:rsidP="00FE5FBD">
      <w:r>
        <w:t>Block corruptions, which do not end up in a database crash, have to be handled manually.</w:t>
      </w:r>
      <w:r w:rsidR="00234E23">
        <w:t xml:space="preserve"> These blocks are identified and stored in the database when running by the “validate database” command while doing physical database backups.</w:t>
      </w:r>
      <w:r w:rsidR="00865B4A">
        <w:t xml:space="preserve"> A list of corrupted blocks can be obtained</w:t>
      </w:r>
      <w:r w:rsidR="008B361E">
        <w:t xml:space="preserve"> by</w:t>
      </w:r>
      <w:r w:rsidR="00865B4A">
        <w:t xml:space="preserve"> examining physical backup logs or querying view “</w:t>
      </w:r>
      <w:proofErr w:type="spellStart"/>
      <w:r w:rsidR="00865B4A">
        <w:t>v$database_block_corruption</w:t>
      </w:r>
      <w:proofErr w:type="spellEnd"/>
      <w:proofErr w:type="gramStart"/>
      <w:r w:rsidR="00865B4A">
        <w:t>” .</w:t>
      </w:r>
      <w:proofErr w:type="gramEnd"/>
    </w:p>
    <w:p w:rsidR="00C95956" w:rsidRDefault="00C95956" w:rsidP="00C95956">
      <w:pPr>
        <w:pStyle w:val="Heading2"/>
      </w:pPr>
      <w:bookmarkStart w:id="30" w:name="_Toc458523591"/>
      <w:r>
        <w:t>dgrecblk.sh</w:t>
      </w:r>
      <w:bookmarkEnd w:id="30"/>
    </w:p>
    <w:p w:rsidR="00865B4A" w:rsidRDefault="00865B4A" w:rsidP="00FE5FBD">
      <w:r>
        <w:t>Script dgrecblk.sh uses “</w:t>
      </w:r>
      <w:proofErr w:type="spellStart"/>
      <w:r>
        <w:t>v$database_block_corruption</w:t>
      </w:r>
      <w:proofErr w:type="spellEnd"/>
      <w:r>
        <w:t>” to attempt to recover these blocks</w:t>
      </w:r>
      <w:r w:rsidR="008B361E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865B4A" w:rsidTr="004B7F4C">
        <w:tc>
          <w:tcPr>
            <w:tcW w:w="10682" w:type="dxa"/>
            <w:shd w:val="clear" w:color="auto" w:fill="auto"/>
          </w:tcPr>
          <w:p w:rsidR="00865B4A" w:rsidRPr="004B7F4C" w:rsidRDefault="00865B4A" w:rsidP="00FE5F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$SCRIPTS/dgrecblk.sh</w:t>
            </w:r>
          </w:p>
        </w:tc>
      </w:tr>
      <w:tr w:rsidR="00865B4A" w:rsidTr="004B7F4C">
        <w:tc>
          <w:tcPr>
            <w:tcW w:w="10682" w:type="dxa"/>
            <w:shd w:val="clear" w:color="auto" w:fill="auto"/>
          </w:tcPr>
          <w:p w:rsidR="00865B4A" w:rsidRPr="004B7F4C" w:rsidRDefault="00865B4A" w:rsidP="00865B4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./dgrecblk.sh</w:t>
            </w:r>
          </w:p>
          <w:p w:rsidR="00865B4A" w:rsidRPr="004B7F4C" w:rsidRDefault="00865B4A" w:rsidP="00865B4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usage is ./dgrecblk.sh </w:t>
            </w:r>
            <w:proofErr w:type="spellStart"/>
            <w:r w:rsidRPr="004B7F4C">
              <w:rPr>
                <w:rFonts w:ascii="Courier New" w:hAnsi="Courier New" w:cs="Courier New"/>
                <w:sz w:val="16"/>
                <w:szCs w:val="16"/>
              </w:rPr>
              <w:t>database_unique_name</w:t>
            </w:r>
            <w:proofErr w:type="spellEnd"/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./dgrecblk.sh tstdb1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RMAN recovery of corrupted blocks on tstdb1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validate database;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b/>
              </w:rPr>
              <w:t>RECOVER CORRUPTION LIST;</w:t>
            </w:r>
          </w:p>
          <w:p w:rsidR="00C95956" w:rsidRPr="004B7F4C" w:rsidRDefault="00C95956" w:rsidP="00C9595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validate database;</w:t>
            </w:r>
          </w:p>
          <w:p w:rsidR="005348C8" w:rsidRDefault="00C95956" w:rsidP="00C95956">
            <w:r w:rsidRPr="004B7F4C">
              <w:rPr>
                <w:rFonts w:ascii="Courier New" w:hAnsi="Courier New" w:cs="Courier New"/>
                <w:sz w:val="16"/>
                <w:szCs w:val="16"/>
              </w:rPr>
              <w:t>RMAN&gt; 2&gt; 3&gt; 4&gt; 5&gt;</w:t>
            </w:r>
          </w:p>
        </w:tc>
      </w:tr>
    </w:tbl>
    <w:p w:rsidR="00865B4A" w:rsidRDefault="00383328" w:rsidP="000A40A5">
      <w:pPr>
        <w:pStyle w:val="Heading2"/>
      </w:pPr>
      <w:bookmarkStart w:id="31" w:name="_Toc458523592"/>
      <w:r>
        <w:t>dgrecdb.sh</w:t>
      </w:r>
      <w:bookmarkEnd w:id="31"/>
    </w:p>
    <w:p w:rsidR="00D068B2" w:rsidRDefault="00D068B2" w:rsidP="00FE5FBD">
      <w:r>
        <w:t xml:space="preserve">The use of RAID 5 for database storage reduces significantly the odds to have to handle a </w:t>
      </w:r>
      <w:proofErr w:type="spellStart"/>
      <w:r>
        <w:t>tablespace</w:t>
      </w:r>
      <w:proofErr w:type="spellEnd"/>
      <w:r>
        <w:t xml:space="preserve"> loss.</w:t>
      </w:r>
    </w:p>
    <w:p w:rsidR="00B22A6F" w:rsidRDefault="00B22A6F" w:rsidP="00FE5FBD">
      <w:r>
        <w:t>When files are missing at startup</w:t>
      </w:r>
      <w:r w:rsidR="008B361E">
        <w:t>,</w:t>
      </w:r>
      <w:r>
        <w:t xml:space="preserve"> one may recover the database with </w:t>
      </w:r>
      <w:proofErr w:type="spellStart"/>
      <w:r>
        <w:t>rma</w:t>
      </w:r>
      <w:r w:rsidR="007D6D36">
        <w:t>n</w:t>
      </w:r>
      <w:proofErr w:type="spellEnd"/>
      <w:r>
        <w:t>.</w:t>
      </w:r>
      <w:r w:rsidR="007D6D36">
        <w:t xml:space="preserve"> Script dgrecdb.sh wraps </w:t>
      </w:r>
      <w:proofErr w:type="spellStart"/>
      <w:r w:rsidR="007D6D36">
        <w:t>rman</w:t>
      </w:r>
      <w:proofErr w:type="spellEnd"/>
      <w:r w:rsidR="007D6D36">
        <w:t xml:space="preserve"> use to restore and recover.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967A1E" w:rsidTr="004B7F4C">
        <w:tc>
          <w:tcPr>
            <w:tcW w:w="10682" w:type="dxa"/>
            <w:shd w:val="clear" w:color="auto" w:fill="auto"/>
          </w:tcPr>
          <w:p w:rsidR="00967A1E" w:rsidRPr="004B7F4C" w:rsidRDefault="00967A1E" w:rsidP="00FE5F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$SCRIPTS/dgrecdb.sh</w:t>
            </w:r>
          </w:p>
        </w:tc>
      </w:tr>
      <w:tr w:rsidR="00967A1E" w:rsidTr="004B7F4C">
        <w:tc>
          <w:tcPr>
            <w:tcW w:w="10682" w:type="dxa"/>
            <w:shd w:val="clear" w:color="auto" w:fill="auto"/>
          </w:tcPr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./dgrecdb.sh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usage is ./dgrecdb.sh </w:t>
            </w:r>
            <w:proofErr w:type="spellStart"/>
            <w:r w:rsidRPr="004B7F4C">
              <w:rPr>
                <w:rFonts w:ascii="Courier New" w:hAnsi="Courier New" w:cs="Courier New"/>
                <w:sz w:val="16"/>
                <w:szCs w:val="16"/>
              </w:rPr>
              <w:t>database_unique_name</w:t>
            </w:r>
            <w:proofErr w:type="spellEnd"/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[oracle@belbru-orap401 scripts]$ ./dgrecdb.sh tstdb1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./dgrecdb.sh : Restore and recovery of database tstdb1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startup force mount;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b/>
              </w:rPr>
              <w:t>restore database;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b/>
              </w:rPr>
              <w:t>recover database;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alter database open;</w:t>
            </w:r>
          </w:p>
          <w:p w:rsidR="00967A1E" w:rsidRPr="004B7F4C" w:rsidRDefault="00967A1E" w:rsidP="00967A1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validate database;</w:t>
            </w:r>
          </w:p>
        </w:tc>
      </w:tr>
    </w:tbl>
    <w:p w:rsidR="00E45E4F" w:rsidRDefault="00E45E4F" w:rsidP="00E45E4F">
      <w:pPr>
        <w:pStyle w:val="Heading2"/>
      </w:pPr>
      <w:bookmarkStart w:id="32" w:name="_Toc458523593"/>
      <w:r>
        <w:t>RMAN recovery advisor</w:t>
      </w:r>
      <w:bookmarkEnd w:id="32"/>
    </w:p>
    <w:p w:rsidR="00E45E4F" w:rsidRDefault="00E45E4F" w:rsidP="00FE5FBD">
      <w:r>
        <w:t xml:space="preserve">RMAN provides an advisor analyzing the database health and providing an automated way to recover a database. The scripts which follow illustrate the loss of a non system </w:t>
      </w:r>
      <w:proofErr w:type="spellStart"/>
      <w:r>
        <w:t>tablespace</w:t>
      </w:r>
      <w:proofErr w:type="spellEnd"/>
      <w: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t>At startup a file can’t be found.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55435" cy="1248410"/>
                  <wp:effectExtent l="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5435" cy="124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E4F" w:rsidRDefault="00E45E4F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lastRenderedPageBreak/>
              <w:t>RMAN “validate database</w:t>
            </w:r>
            <w:proofErr w:type="gramStart"/>
            <w:r>
              <w:t>”  identifies</w:t>
            </w:r>
            <w:proofErr w:type="gramEnd"/>
            <w:r>
              <w:t xml:space="preserve"> the problem file.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71310" cy="3363595"/>
                  <wp:effectExtent l="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1310" cy="336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t>RMAN “advise failure” suggests one way to fix the failure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31305" cy="3315970"/>
                  <wp:effectExtent l="0" t="0" r="0" b="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1305" cy="3315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E4F" w:rsidRDefault="00E45E4F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lastRenderedPageBreak/>
              <w:t>RMAN “repair failure preview;” simulates the fix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63055" cy="3053080"/>
                  <wp:effectExtent l="0" t="0" r="0" b="0"/>
                  <wp:docPr id="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3055" cy="305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45E4F" w:rsidP="00FE5FBD">
            <w:r>
              <w:t>RMAN “repair failure” runs the fix in live mode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6639560" cy="2926080"/>
                  <wp:effectExtent l="0" t="0" r="0" b="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95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3F42" w:rsidRDefault="00DB3F42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5E4F" w:rsidTr="0084390C">
        <w:tc>
          <w:tcPr>
            <w:tcW w:w="10682" w:type="dxa"/>
            <w:shd w:val="clear" w:color="auto" w:fill="auto"/>
          </w:tcPr>
          <w:p w:rsidR="00E45E4F" w:rsidRDefault="00DB3F42" w:rsidP="00FE5FBD">
            <w:r>
              <w:lastRenderedPageBreak/>
              <w:t>Media recovery for the lost file id done and the database is open.</w:t>
            </w:r>
          </w:p>
        </w:tc>
      </w:tr>
      <w:tr w:rsidR="00E45E4F" w:rsidTr="0084390C">
        <w:tc>
          <w:tcPr>
            <w:tcW w:w="10682" w:type="dxa"/>
            <w:shd w:val="clear" w:color="auto" w:fill="auto"/>
          </w:tcPr>
          <w:p w:rsidR="00E45E4F" w:rsidRDefault="00EC5D07" w:rsidP="00FE5FBD"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79160" cy="3037205"/>
                  <wp:effectExtent l="0" t="0" r="0" b="0"/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160" cy="303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E4F" w:rsidRDefault="00DB3F42" w:rsidP="00FE5FBD">
      <w:proofErr w:type="gramStart"/>
      <w:r>
        <w:t>Note :</w:t>
      </w:r>
      <w:proofErr w:type="gramEnd"/>
      <w:r>
        <w:t xml:space="preserve"> “non-system” files can be restored online if an error occurs while the database is open. Just put offline the </w:t>
      </w:r>
      <w:proofErr w:type="spellStart"/>
      <w:r>
        <w:t>tablespace</w:t>
      </w:r>
      <w:proofErr w:type="spellEnd"/>
      <w:r>
        <w:t xml:space="preserve"> depending on the list </w:t>
      </w:r>
      <w:proofErr w:type="spellStart"/>
      <w:r>
        <w:t>datafile</w:t>
      </w:r>
      <w:proofErr w:type="spellEnd"/>
      <w:r>
        <w:t>.</w:t>
      </w:r>
    </w:p>
    <w:p w:rsidR="00EE120C" w:rsidRDefault="00720E09" w:rsidP="00720E09">
      <w:pPr>
        <w:pStyle w:val="Heading1"/>
      </w:pPr>
      <w:bookmarkStart w:id="33" w:name="_Toc458523594"/>
      <w:r>
        <w:lastRenderedPageBreak/>
        <w:t>Flashback</w:t>
      </w:r>
      <w:bookmarkEnd w:id="33"/>
    </w:p>
    <w:p w:rsidR="00720E09" w:rsidRDefault="00EE120C" w:rsidP="00FE5FBD">
      <w:r>
        <w:t xml:space="preserve">A dropped table may be resuscitated </w:t>
      </w:r>
      <w:r w:rsidR="00720E09">
        <w:t xml:space="preserve">with the “flashback table” feature </w:t>
      </w:r>
      <w:r>
        <w:t xml:space="preserve">within </w:t>
      </w:r>
      <w:r w:rsidR="002E5B20">
        <w:t xml:space="preserve">the length </w:t>
      </w:r>
      <w:r w:rsidR="00720E09">
        <w:t xml:space="preserve">of time </w:t>
      </w:r>
      <w:r w:rsidR="002E5B20">
        <w:t>specified by the “</w:t>
      </w:r>
      <w:proofErr w:type="spellStart"/>
      <w:r w:rsidR="002E5B20">
        <w:t>undo_retention</w:t>
      </w:r>
      <w:proofErr w:type="spellEnd"/>
      <w:r w:rsidR="002E5B20">
        <w:t>” pa</w:t>
      </w:r>
      <w:r w:rsidR="00232183">
        <w:t>rameter. Here it is set to 259200 seconds (72</w:t>
      </w:r>
      <w:r w:rsidR="002E5B20">
        <w:t>h).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720E09" w:rsidTr="004B7F4C">
        <w:tc>
          <w:tcPr>
            <w:tcW w:w="10682" w:type="dxa"/>
            <w:shd w:val="clear" w:color="auto" w:fill="auto"/>
          </w:tcPr>
          <w:p w:rsidR="00720E09" w:rsidRPr="004B7F4C" w:rsidRDefault="00720E09" w:rsidP="00FE5FB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flashback table</w:t>
            </w:r>
          </w:p>
        </w:tc>
      </w:tr>
      <w:tr w:rsidR="00720E09" w:rsidTr="004B7F4C">
        <w:tc>
          <w:tcPr>
            <w:tcW w:w="10682" w:type="dxa"/>
            <w:shd w:val="clear" w:color="auto" w:fill="auto"/>
          </w:tcPr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SQL&gt; drop table mytab2;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Table dropped.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b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r w:rsidRPr="004B7F4C">
              <w:rPr>
                <w:rFonts w:ascii="Courier New" w:hAnsi="Courier New" w:cs="Courier New"/>
                <w:b/>
              </w:rPr>
              <w:t>flashback table mytab2 to before drop;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>Flashback complete.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proofErr w:type="spellStart"/>
            <w:r w:rsidRPr="004B7F4C">
              <w:rPr>
                <w:rFonts w:ascii="Courier New" w:hAnsi="Courier New" w:cs="Courier New"/>
                <w:sz w:val="16"/>
                <w:szCs w:val="16"/>
              </w:rPr>
              <w:t>desc</w:t>
            </w:r>
            <w:proofErr w:type="spellEnd"/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mytab2;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Name                                      Null?    Type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----------------------------------------- -------- ----------------------------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OWNER                                     NOT NULL VARCHAR2(30)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OBJECT_NAME                               NOT NULL VARCHAR2(30)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SUBOBJECT_NAME                                     VARCHAR2(30)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OBJECT_ID                                 NOT NULL NUMBER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DATA_OBJECT_ID                                     NUMBER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OBJECT_TYPE                                        VARCHAR2(19)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CREATED                                   NOT NULL DATE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LAST_DDL_TIME                             NOT NULL DATE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TIMESTAMP                                          VARCHAR2(19)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STATUS                                             VARCHAR2(7)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TEMPORARY                                          VARCHAR2(1)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GENERATED                                          VARCHAR2(1)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SECONDARY                                          VARCHAR2(1)</w:t>
            </w:r>
          </w:p>
          <w:p w:rsidR="00720E09" w:rsidRPr="004B7F4C" w:rsidRDefault="00720E09" w:rsidP="00720E0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NAMESPACE                                 NOT NULL NUMBER</w:t>
            </w:r>
          </w:p>
          <w:p w:rsidR="00720E09" w:rsidRDefault="00720E09" w:rsidP="00720E09">
            <w:r w:rsidRPr="004B7F4C">
              <w:rPr>
                <w:rFonts w:ascii="Courier New" w:hAnsi="Courier New" w:cs="Courier New"/>
                <w:sz w:val="16"/>
                <w:szCs w:val="16"/>
              </w:rPr>
              <w:t xml:space="preserve"> EDITION_NAME</w:t>
            </w:r>
          </w:p>
        </w:tc>
      </w:tr>
    </w:tbl>
    <w:p w:rsidR="00720E09" w:rsidRDefault="00720E09" w:rsidP="00FE5FBD"/>
    <w:p w:rsidR="00EE120C" w:rsidRDefault="00AE6DA0" w:rsidP="00FE5FBD">
      <w:proofErr w:type="gramStart"/>
      <w:r>
        <w:t>Detailed  flashback</w:t>
      </w:r>
      <w:proofErr w:type="gramEnd"/>
      <w:r>
        <w:t xml:space="preserve"> table example.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D237BC" w:rsidTr="00DE7EB6">
        <w:tc>
          <w:tcPr>
            <w:tcW w:w="10682" w:type="dxa"/>
            <w:shd w:val="clear" w:color="auto" w:fill="auto"/>
          </w:tcPr>
          <w:p w:rsidR="00FC1676" w:rsidRPr="00DE7EB6" w:rsidRDefault="00E90FBC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sqlplus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scott@javadbd1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SQL*Plus: Release 11.2.0.4.0 Production on Tue Jul 19 17:34:21 2016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Copyright (c) 1982, 2013</w:t>
            </w:r>
            <w:r w:rsidR="00E90FBC" w:rsidRPr="00DE7EB6">
              <w:rPr>
                <w:rFonts w:ascii="Courier New" w:hAnsi="Courier New" w:cs="Courier New"/>
                <w:sz w:val="16"/>
                <w:szCs w:val="16"/>
              </w:rPr>
              <w:t>, Oracle.  All rights reserved.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 to: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Oracle Database 11g Enterprise Edition Release 11.2.0.4.0 - 64bit Production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With the Partitioning, Automatic Storage Management, OLAP, Data Mining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and Real Application Testing options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create table trial as select * from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all_objects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created.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connect scott@javadbd2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Enter password: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select count(1) </w:t>
            </w:r>
            <w:r w:rsidR="00E90FBC" w:rsidRPr="00DE7EB6">
              <w:rPr>
                <w:rFonts w:ascii="Courier New" w:hAnsi="Courier New" w:cs="Courier New"/>
                <w:sz w:val="16"/>
                <w:szCs w:val="16"/>
              </w:rPr>
              <w:t>from trial;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FC1676" w:rsidRPr="00DE7EB6" w:rsidRDefault="00E90FBC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connect scott@javadbd1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Enter password: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desc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trial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Name                                      Null?    Type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----------------------------------------- -------- ----------------------------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OWNER                                     NOT NULL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OBJECT_NAME                               NOT NULL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SUBOBJECT_NAME                                    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OBJECT_ID                                 NOT NULL NUMBER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DATA_OBJECT_ID                                     NUMBER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OBJECT_TYPE                                        VARCHAR2(19)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CREATED                                   NOT NULL DATE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LAST_DDL_TIME                             NOT NULL DATE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TIMESTAMP                                          VARCHAR2(19)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STATUS                                             VARCHAR2(7)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TEMPORARY                                          VARCHAR2(1)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GENERATED                                          VARCHAR2(1)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SECONDARY                                          VARCHAR2(1)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NAMESPACE                                 NOT NULL NUMBER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EDITION_NAME                                       VARCHAR2(30)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</w:t>
            </w:r>
            <w:r w:rsidR="00E90FBC" w:rsidRPr="00DE7EB6">
              <w:rPr>
                <w:rFonts w:ascii="Courier New" w:hAnsi="Courier New" w:cs="Courier New"/>
                <w:sz w:val="16"/>
                <w:szCs w:val="16"/>
              </w:rPr>
              <w:t>QL&gt; select count(1) from trial;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FC1676" w:rsidRPr="00DE7EB6" w:rsidRDefault="00FC1676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D237BC" w:rsidRPr="00DE7EB6" w:rsidRDefault="00D237BC" w:rsidP="00FC167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drop table trial;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dropped.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to_char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sysdate,'YYYY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-MON-DD HH24:MI:SS') from dual;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17:44:59</w:t>
            </w:r>
          </w:p>
          <w:p w:rsidR="00E90FBC" w:rsidRPr="00DE7EB6" w:rsidRDefault="00E90FBC" w:rsidP="00E90FBC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/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18:00:26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r w:rsidRPr="00DE7EB6">
              <w:rPr>
                <w:rFonts w:ascii="Courier New" w:hAnsi="Courier New" w:cs="Courier New"/>
                <w:b/>
                <w:sz w:val="16"/>
                <w:szCs w:val="16"/>
              </w:rPr>
              <w:t>flashback table trial to before drop;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Flashback complete.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select count(1) from trial;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to_char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sysdate,'YYYY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-MON-DD HH24:MI:SS') from dual;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18:01:28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connect scott@javadbd2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Enter password: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Connected.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to_char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sysdate,'YYYY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-MON-DD HH24:MI:SS') from dual;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TO_CHAR(SYSDATE,'YYY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2016-JUL-19 18:01:43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select count(1) from trial;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COUNT(1)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   65047</w:t>
            </w:r>
          </w:p>
          <w:p w:rsidR="00CE1B28" w:rsidRPr="00DE7EB6" w:rsidRDefault="00CE1B28" w:rsidP="00CE1B28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1B28" w:rsidRDefault="00CE1B28" w:rsidP="00CE1B28">
            <w:r w:rsidRPr="00DE7EB6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  <w:tr w:rsidR="00D24659" w:rsidTr="00DE7EB6">
        <w:tc>
          <w:tcPr>
            <w:tcW w:w="10682" w:type="dxa"/>
            <w:shd w:val="clear" w:color="auto" w:fill="auto"/>
          </w:tcPr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lastRenderedPageBreak/>
              <w:t>Flashback query example</w:t>
            </w:r>
          </w:p>
        </w:tc>
      </w:tr>
      <w:tr w:rsidR="00D24659" w:rsidTr="00DE7EB6">
        <w:tc>
          <w:tcPr>
            <w:tcW w:w="10682" w:type="dxa"/>
            <w:shd w:val="clear" w:color="auto" w:fill="auto"/>
          </w:tcPr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systimestamp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from dual;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SYSTIMESTAMP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---------------------------------------------------------------------------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19-JUL-16 06.07.07.027167 PM +02:00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, count(1) from trial group by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OBJECT_TYPE           COUNT(1)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 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EDITION           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CONSUMER GROUP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SEQUENCE                     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                     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PROCEDURE                   18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OPERATOR                    49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DESTINATION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WINDOW                       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SCHEDULER GROUP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PACKAGE                    308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PROGRAM                     11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RESOURCE              865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XML SCHEMA                  32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JOB CLASS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DIRECTORY      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                     121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</w:pPr>
            <w:r w:rsidRPr="00DE7EB6"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  <w:t>SYNONYM                  33772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VIEW                      1488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FUNCTION                   183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CLASS               27081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INDEXTYPE                    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    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TYPE                      1076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EVALUATION CONTEXT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24 rows selected.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delete from trial where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= 'SYNONYM';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lastRenderedPageBreak/>
              <w:t>33772 rows deleted.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SQL&gt; commit;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Commit complete.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, count(1) from trial group by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OBJECT_TYPE           COUNT(1)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 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EDITION           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CONSUMER GROUP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SEQUENCE                     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                     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PROCEDURE                   18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OPERATOR                    49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DESTINATION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WINDOW                       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SCHEDULER GROUP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PACKAGE                    308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PROGRAM                     11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RESOURCE              865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XML SCHEMA                  32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JOB CLASS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DIRECTORY      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                     121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VIEW                      1488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FUNCTION                   183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CLASS               27081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INDEXTYPE                    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    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TYPE                      1076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EVALUATION CONTEXT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23 rows selected.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 create table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trial_before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as select * from trial as of timestamp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to_timestamp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('19-JUL-16 18:08:00.000000','DD-MON-YY HH24:MI:SS.FF');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created.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SQL&gt; select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, count(1) from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trial_before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 xml:space="preserve">  group by </w:t>
            </w:r>
            <w:proofErr w:type="spellStart"/>
            <w:r w:rsidRPr="00DE7EB6">
              <w:rPr>
                <w:rFonts w:ascii="Courier New" w:hAnsi="Courier New" w:cs="Courier New"/>
                <w:sz w:val="16"/>
                <w:szCs w:val="16"/>
              </w:rPr>
              <w:t>object_type</w:t>
            </w:r>
            <w:proofErr w:type="spellEnd"/>
            <w:r w:rsidRPr="00DE7EB6">
              <w:rPr>
                <w:rFonts w:ascii="Courier New" w:hAnsi="Courier New" w:cs="Courier New"/>
                <w:sz w:val="16"/>
                <w:szCs w:val="16"/>
              </w:rPr>
              <w:t>;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OBJECT_TYPE           COUNT(1)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------------------- ----------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EDITION           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CONSUMER GROUP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SEQUENCE                     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                     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PROCEDURE                   18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OPERATOR                    49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DESTINATION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WINDOW                       9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SCHEDULER GROUP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PACKAGE                    308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PROGRAM                     11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RESOURCE              865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XML SCHEMA                  32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JOB CLASS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DIRECTORY                    4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TABLE                      121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</w:pPr>
            <w:r w:rsidRPr="00DE7EB6">
              <w:rPr>
                <w:rFonts w:ascii="Courier New" w:hAnsi="Courier New" w:cs="Courier New"/>
                <w:b/>
                <w:sz w:val="16"/>
                <w:szCs w:val="16"/>
                <w:u w:val="single"/>
              </w:rPr>
              <w:t>SYNONYM                  33772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VIEW                      1488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FUNCTION                   183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JAVA CLASS               27081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INDEXTYPE                    5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INDEX                        2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TYPE                      1076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EVALUATION CONTEXT           1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E7EB6">
              <w:rPr>
                <w:rFonts w:ascii="Courier New" w:hAnsi="Courier New" w:cs="Courier New"/>
                <w:sz w:val="16"/>
                <w:szCs w:val="16"/>
              </w:rPr>
              <w:t>24 rows selected.</w:t>
            </w:r>
          </w:p>
          <w:p w:rsidR="00D24659" w:rsidRPr="00DE7EB6" w:rsidRDefault="00D24659" w:rsidP="00D24659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D24659" w:rsidRDefault="00D24659" w:rsidP="00D24659">
            <w:r w:rsidRPr="00DE7EB6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</w:tbl>
    <w:p w:rsidR="00AE6DA0" w:rsidRDefault="00A61672" w:rsidP="00A61672">
      <w:pPr>
        <w:pStyle w:val="Heading2"/>
      </w:pPr>
      <w:bookmarkStart w:id="34" w:name="_Toc458523595"/>
      <w:r>
        <w:lastRenderedPageBreak/>
        <w:t>Emergency Failover</w:t>
      </w:r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A61672" w:rsidTr="0062099E">
        <w:tc>
          <w:tcPr>
            <w:tcW w:w="10682" w:type="dxa"/>
            <w:shd w:val="clear" w:color="auto" w:fill="auto"/>
          </w:tcPr>
          <w:p w:rsidR="00A61672" w:rsidRDefault="00A61672" w:rsidP="00FE5FBD"/>
        </w:tc>
      </w:tr>
      <w:tr w:rsidR="00A61672" w:rsidTr="0062099E">
        <w:tc>
          <w:tcPr>
            <w:tcW w:w="10682" w:type="dxa"/>
            <w:shd w:val="clear" w:color="auto" w:fill="auto"/>
          </w:tcPr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>$ [oracle@belbru-orav403:/home/oracle [rmancat]]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dgmgrl</w:t>
            </w:r>
            <w:proofErr w:type="spellEnd"/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 for Linux: Version 12.1.0.2.0 - 64bit Production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Copyright (c) 2000, 2013, Oracle. All rights reserved.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lastRenderedPageBreak/>
              <w:t>Welcome to DGMGRL, type "help" for information.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DGMGRL&gt; connect sys@tstdb2_static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Connected as SYSDBA.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DGMGRL&gt; failover to tstdb2;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Performing failover NOW, please wait...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Failover succeeded, new primary is "tstdb2"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DGMGRL&gt; show configuration;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Configuration -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dgtstdb</w:t>
            </w:r>
            <w:proofErr w:type="spellEnd"/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Protection Mode: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MaxPerformance</w:t>
            </w:r>
            <w:proofErr w:type="spellEnd"/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Members: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tstdb2 - Primary database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  tstdb1 - Physical standby database (disabled)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    ORA-16661: the standby database needs to be reinstated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Fast-Start Failover: DISABLED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Configuration Status: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SUCCESS   (status updated 0 seconds ago)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DGMGRL&gt; show database tstdb2;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- tstdb2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Role:               PRIMARY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Intended State:     TRANSPORT-ON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Instance(s):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Status: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SUCCESS</w:t>
            </w:r>
          </w:p>
          <w:p w:rsidR="00A61672" w:rsidRPr="0062099E" w:rsidRDefault="00A61672" w:rsidP="00A6167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61672" w:rsidRDefault="00A61672" w:rsidP="00A61672">
            <w:r w:rsidRPr="0062099E">
              <w:rPr>
                <w:rFonts w:ascii="Courier New" w:hAnsi="Courier New" w:cs="Courier New"/>
                <w:sz w:val="16"/>
                <w:szCs w:val="16"/>
              </w:rPr>
              <w:t>DGMGRL&gt;</w:t>
            </w:r>
          </w:p>
        </w:tc>
      </w:tr>
      <w:tr w:rsidR="00646E8F" w:rsidTr="0062099E">
        <w:tc>
          <w:tcPr>
            <w:tcW w:w="10682" w:type="dxa"/>
            <w:shd w:val="clear" w:color="auto" w:fill="auto"/>
          </w:tcPr>
          <w:p w:rsidR="00646E8F" w:rsidRPr="0062099E" w:rsidRDefault="00646E8F" w:rsidP="00A61672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</w:p>
        </w:tc>
      </w:tr>
      <w:tr w:rsidR="00646E8F" w:rsidTr="0062099E">
        <w:tc>
          <w:tcPr>
            <w:tcW w:w="10682" w:type="dxa"/>
            <w:shd w:val="clear" w:color="auto" w:fill="auto"/>
          </w:tcPr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DGMGRL&gt;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lang w:val="en-GB"/>
              </w:rPr>
              <w:t>connect sys@tstdb2_static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Password: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Connected as SYSDBA.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DGMGRL&gt;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u w:val="single"/>
                <w:lang w:val="en-GB"/>
              </w:rPr>
              <w:t>reinstate database tstdb1;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Reinstating database "tstdb1", please wait...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Operation requires shut down of instance "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" on database "tstdb1"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Shutting down instance "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"...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ORA-01109: database not open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Database dismounted.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ORACLE instance shut down.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Operation requires start up of instance "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" on database "tstdb1"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Starting instance "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"...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ORACLE instance started.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Database mounted.</w:t>
            </w:r>
          </w:p>
          <w:p w:rsidR="00037BB4" w:rsidRPr="0062099E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Continuing to reinstate database "tstdb1" ...</w:t>
            </w:r>
          </w:p>
          <w:p w:rsidR="00037BB4" w:rsidRPr="009F0FBB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9F0FBB">
              <w:rPr>
                <w:rFonts w:ascii="Courier New" w:hAnsi="Courier New" w:cs="Courier New"/>
                <w:sz w:val="16"/>
                <w:szCs w:val="16"/>
                <w:lang w:val="en-GB"/>
              </w:rPr>
              <w:t>Reinstatement of database "tstdb1" succeeded</w:t>
            </w:r>
          </w:p>
          <w:p w:rsidR="002C133B" w:rsidRPr="009F0FBB" w:rsidRDefault="00037BB4" w:rsidP="00037BB4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9F0FBB">
              <w:rPr>
                <w:rFonts w:ascii="Courier New" w:hAnsi="Courier New" w:cs="Courier New"/>
                <w:sz w:val="16"/>
                <w:szCs w:val="16"/>
                <w:lang w:val="en-GB"/>
              </w:rPr>
              <w:t>DGMGRL&gt;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t-IT"/>
              </w:rPr>
              <w:t>DGMGRL&gt; show configuration;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t-IT"/>
              </w:rPr>
              <w:t>Configuration - dgtstdb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Protection Mode: MaxPerformance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Members: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tstdb2 - Primary database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 xml:space="preserve">    </w:t>
            </w: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tstdb1 - Physical standby database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>Fast-Start Failover: DISABLED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Configuration Status: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SUCCESS  </w:t>
            </w:r>
            <w:r w:rsidR="009F0FBB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(status updated 0 seconds ago)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DGMGRL&gt;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lang w:val="en-GB"/>
              </w:rPr>
              <w:t>show database tstdb1;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>Database - tstdb1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Role:               </w:t>
            </w:r>
            <w:r w:rsidRPr="0062099E">
              <w:rPr>
                <w:rFonts w:ascii="Courier New" w:hAnsi="Courier New" w:cs="Courier New"/>
                <w:b/>
                <w:sz w:val="16"/>
                <w:szCs w:val="16"/>
                <w:u w:val="single"/>
                <w:lang w:val="en-GB"/>
              </w:rPr>
              <w:t>PHYSICAL STANDBY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Intended State:     APPLY-ON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Transport Lag:      0 seconds (computed 0 seconds ago)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Apply Lag:          0 seconds (computed 0 seconds ago)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Apply Rate:         8.00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KByte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/s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Real Time Query:    ON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Instance(s):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sz w:val="16"/>
                <w:szCs w:val="16"/>
                <w:lang w:val="en-GB"/>
              </w:rPr>
              <w:t>tstdb</w:t>
            </w:r>
            <w:proofErr w:type="spellEnd"/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en-GB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en-GB"/>
              </w:rPr>
              <w:t>Database Status:</w:t>
            </w:r>
          </w:p>
          <w:p w:rsidR="002C133B" w:rsidRPr="0062099E" w:rsidRDefault="009F0FB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it-IT"/>
              </w:rPr>
              <w:t>SUCCESS</w:t>
            </w:r>
          </w:p>
          <w:p w:rsidR="002C133B" w:rsidRPr="0062099E" w:rsidRDefault="002C133B" w:rsidP="002C133B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it-IT"/>
              </w:rPr>
              <w:t>DGMGRL&gt;</w:t>
            </w:r>
          </w:p>
        </w:tc>
      </w:tr>
    </w:tbl>
    <w:p w:rsidR="00A61672" w:rsidRPr="00FE5FBD" w:rsidRDefault="00A61672" w:rsidP="00FE5FBD"/>
    <w:p w:rsidR="001A3E4C" w:rsidRDefault="00E409CD" w:rsidP="00E409CD">
      <w:pPr>
        <w:pStyle w:val="Heading1"/>
      </w:pPr>
      <w:bookmarkStart w:id="35" w:name="_Toc458523596"/>
      <w:r>
        <w:lastRenderedPageBreak/>
        <w:t>SQL*Net maintenance</w:t>
      </w:r>
      <w:bookmarkEnd w:id="35"/>
    </w:p>
    <w:p w:rsidR="00902EB0" w:rsidRDefault="004D0663" w:rsidP="00532685">
      <w:pPr>
        <w:pStyle w:val="Heading2"/>
      </w:pPr>
      <w:bookmarkStart w:id="36" w:name="_Toc458523597"/>
      <w:proofErr w:type="gramStart"/>
      <w:r>
        <w:t>tnsnames.ora</w:t>
      </w:r>
      <w:proofErr w:type="gramEnd"/>
      <w:r w:rsidR="00902EB0">
        <w:t xml:space="preserve"> aliases</w:t>
      </w:r>
      <w:bookmarkEnd w:id="36"/>
    </w:p>
    <w:p w:rsidR="00CF3DC8" w:rsidRDefault="00CF3DC8" w:rsidP="006C33CB">
      <w:r>
        <w:t>Oracle “oracle”</w:t>
      </w:r>
      <w:r w:rsidR="001335F5">
        <w:t xml:space="preserve"> account owns tnsnames.ora.</w:t>
      </w:r>
    </w:p>
    <w:p w:rsidR="00E409CD" w:rsidRDefault="00E409CD" w:rsidP="006C33CB">
      <w:r>
        <w:t xml:space="preserve">Maintain </w:t>
      </w:r>
      <w:r w:rsidRPr="00E409CD">
        <w:t>/u01/app/oracle/product/11.2.0/dbhome_1/network/admin</w:t>
      </w:r>
      <w:r>
        <w:t>/tnsnames.ora ($TNS_ADMIN/tnsnames.ora) when databases or services are added, removed, updated.</w:t>
      </w:r>
    </w:p>
    <w:p w:rsidR="00532685" w:rsidRDefault="00532685" w:rsidP="006C33CB">
      <w:r>
        <w:t xml:space="preserve">$TNS_ADMIN/tnsnames.ora must be identical on belbru-orap401, belbru-orap402, </w:t>
      </w:r>
      <w:proofErr w:type="gramStart"/>
      <w:r>
        <w:t>belbru</w:t>
      </w:r>
      <w:proofErr w:type="gramEnd"/>
      <w:r>
        <w:t>-orav403.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E409CD" w:rsidTr="00A26F24">
        <w:tc>
          <w:tcPr>
            <w:tcW w:w="10682" w:type="dxa"/>
            <w:shd w:val="clear" w:color="auto" w:fill="auto"/>
          </w:tcPr>
          <w:p w:rsidR="00E409CD" w:rsidRDefault="00E409CD" w:rsidP="006C33CB">
            <w:r>
              <w:t xml:space="preserve">Extract of tnsnames.ora </w:t>
            </w:r>
            <w:r w:rsidR="00902EB0">
              <w:t>for a database</w:t>
            </w:r>
          </w:p>
        </w:tc>
      </w:tr>
      <w:tr w:rsidR="00E409CD" w:rsidTr="00A26F24">
        <w:tc>
          <w:tcPr>
            <w:tcW w:w="10682" w:type="dxa"/>
            <w:shd w:val="clear" w:color="auto" w:fill="auto"/>
          </w:tcPr>
          <w:p w:rsidR="00E409CD" w:rsidRDefault="00902EB0" w:rsidP="006C33CB">
            <w:r>
              <w:t>Alias for dynamic database registration</w:t>
            </w:r>
          </w:p>
        </w:tc>
      </w:tr>
      <w:tr w:rsidR="00902EB0" w:rsidTr="00A26F24">
        <w:tc>
          <w:tcPr>
            <w:tcW w:w="10682" w:type="dxa"/>
            <w:shd w:val="clear" w:color="auto" w:fill="auto"/>
          </w:tcPr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 = (PROTOCOL = TCP)(HOST = belbru-orap401.eeas.europa.eu)(PORT = 1521))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(SERVER = DEDICATED)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SERVICE_NAME = tstdb1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902EB0" w:rsidRPr="00A26F24" w:rsidRDefault="006A0A26" w:rsidP="006C33C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  <w:tr w:rsidR="00E409CD" w:rsidTr="00A26F24">
        <w:tc>
          <w:tcPr>
            <w:tcW w:w="10682" w:type="dxa"/>
            <w:shd w:val="clear" w:color="auto" w:fill="auto"/>
          </w:tcPr>
          <w:p w:rsidR="00E409CD" w:rsidRDefault="00902EB0" w:rsidP="006C33CB">
            <w:r>
              <w:t>Alias for static database registration</w:t>
            </w:r>
            <w:r w:rsidR="006A0A26">
              <w:t xml:space="preserve"> (used for switchover)</w:t>
            </w:r>
          </w:p>
        </w:tc>
      </w:tr>
      <w:tr w:rsidR="00902EB0" w:rsidTr="00A26F24">
        <w:tc>
          <w:tcPr>
            <w:tcW w:w="10682" w:type="dxa"/>
            <w:shd w:val="clear" w:color="auto" w:fill="auto"/>
          </w:tcPr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 = (PROTOCOL = TCP)(HOST = belbru-orap401.eeas.europa.eu)(PORT = 1521))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(SERVER = DEDICATED)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SERVICE_NAME = tstdb1_static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6A0A26" w:rsidRPr="00A26F24" w:rsidRDefault="006A0A26" w:rsidP="006A0A2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902EB0" w:rsidRDefault="006A0A26" w:rsidP="006C33CB"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  <w:tr w:rsidR="00E409CD" w:rsidTr="00A26F24">
        <w:tc>
          <w:tcPr>
            <w:tcW w:w="10682" w:type="dxa"/>
            <w:shd w:val="clear" w:color="auto" w:fill="auto"/>
          </w:tcPr>
          <w:p w:rsidR="007D1FFA" w:rsidRDefault="00902EB0" w:rsidP="006C33CB">
            <w:r>
              <w:t>Alias for primary database transparent client failover</w:t>
            </w:r>
            <w:r w:rsidR="008148E3">
              <w:t xml:space="preserve"> when requiring connection to a primary database</w:t>
            </w:r>
          </w:p>
          <w:p w:rsidR="00E409CD" w:rsidRDefault="007D1FFA" w:rsidP="006C33CB">
            <w:r>
              <w:t>“</w:t>
            </w:r>
            <w:proofErr w:type="spellStart"/>
            <w:r>
              <w:t>tstdb_pr</w:t>
            </w:r>
            <w:proofErr w:type="spellEnd"/>
            <w:r>
              <w:t>” service is registered with a separate “</w:t>
            </w:r>
            <w:proofErr w:type="spellStart"/>
            <w:r>
              <w:t>srvctl</w:t>
            </w:r>
            <w:proofErr w:type="spellEnd"/>
            <w:r>
              <w:t xml:space="preserve"> add service” command</w:t>
            </w:r>
            <w:r w:rsidR="008148E3">
              <w:t>. Suffix “_pr”</w:t>
            </w:r>
            <w:r w:rsidR="00187C0F">
              <w:t xml:space="preserve"> is </w:t>
            </w:r>
            <w:proofErr w:type="spellStart"/>
            <w:r w:rsidR="00187C0F">
              <w:t>meaned</w:t>
            </w:r>
            <w:proofErr w:type="spellEnd"/>
            <w:r w:rsidR="00187C0F">
              <w:t xml:space="preserve"> for</w:t>
            </w:r>
            <w:r w:rsidR="008148E3">
              <w:t xml:space="preserve"> primary.</w:t>
            </w:r>
          </w:p>
        </w:tc>
      </w:tr>
      <w:tr w:rsidR="00902EB0" w:rsidTr="00A26F24">
        <w:tc>
          <w:tcPr>
            <w:tcW w:w="10682" w:type="dxa"/>
            <w:shd w:val="clear" w:color="auto" w:fill="auto"/>
          </w:tcPr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tstdb_pr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(ADDRESS_LIST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(FAILOVER = ON)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(LOAD_BALANCE = OFF)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belbru-orap401.eeas.europa.eu)(PORT = 1521))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belbru-orap402.eeas.europa.eu)(PORT = 1521))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 xml:space="preserve">SERVICE_NAME = </w:t>
            </w:r>
            <w:proofErr w:type="spellStart"/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tstdb_pr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7D1FFA" w:rsidRPr="00A26F24" w:rsidRDefault="007D1FFA" w:rsidP="007D1FF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902EB0" w:rsidRPr="00A26F24" w:rsidRDefault="007D1FFA" w:rsidP="006C33C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  <w:tr w:rsidR="008148E3" w:rsidTr="00A26F24">
        <w:tc>
          <w:tcPr>
            <w:tcW w:w="10682" w:type="dxa"/>
            <w:shd w:val="clear" w:color="auto" w:fill="auto"/>
          </w:tcPr>
          <w:p w:rsidR="00187C0F" w:rsidRDefault="00187C0F" w:rsidP="00187C0F">
            <w:r>
              <w:t>Alias for standby database transparent client failover when requiring connection to a read only standby database</w:t>
            </w:r>
          </w:p>
          <w:p w:rsidR="008148E3" w:rsidRPr="00A26F24" w:rsidRDefault="00187C0F" w:rsidP="00187C0F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>
              <w:t>“</w:t>
            </w:r>
            <w:proofErr w:type="spellStart"/>
            <w:r>
              <w:t>tstdb_st</w:t>
            </w:r>
            <w:proofErr w:type="spellEnd"/>
            <w:r>
              <w:t>” service is registered with a separate “</w:t>
            </w:r>
            <w:proofErr w:type="spellStart"/>
            <w:r>
              <w:t>srvctl</w:t>
            </w:r>
            <w:proofErr w:type="spellEnd"/>
            <w:r>
              <w:t xml:space="preserve"> add service” command. Suffix “_</w:t>
            </w:r>
            <w:proofErr w:type="spellStart"/>
            <w:r>
              <w:t>st</w:t>
            </w:r>
            <w:proofErr w:type="spellEnd"/>
            <w:r>
              <w:t xml:space="preserve">” is </w:t>
            </w:r>
            <w:proofErr w:type="spellStart"/>
            <w:r>
              <w:t>meaned</w:t>
            </w:r>
            <w:proofErr w:type="spellEnd"/>
            <w:r>
              <w:t xml:space="preserve"> for standby.</w:t>
            </w:r>
          </w:p>
        </w:tc>
      </w:tr>
      <w:tr w:rsidR="00187C0F" w:rsidTr="00A26F24">
        <w:tc>
          <w:tcPr>
            <w:tcW w:w="10682" w:type="dxa"/>
            <w:shd w:val="clear" w:color="auto" w:fill="auto"/>
          </w:tcPr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tstdb_st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(ADDRESS_LIST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(FAILOVER = ON)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(LOAD_BALANCE = OFF)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belbru-orap401.eeas.europa.eu)(PORT = 1521))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belbru-orap402.eeas.europa.eu)(PORT = 1521))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(CONNECT_DATA =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 xml:space="preserve">SERVICE_NAME = </w:t>
            </w:r>
            <w:proofErr w:type="spellStart"/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tstdb_st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187C0F" w:rsidRPr="00A26F24" w:rsidRDefault="00187C0F" w:rsidP="00187C0F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</w:tc>
      </w:tr>
    </w:tbl>
    <w:p w:rsidR="00D617DC" w:rsidRDefault="00EE7232" w:rsidP="00EE7232">
      <w:pPr>
        <w:pStyle w:val="Heading2"/>
      </w:pPr>
      <w:r>
        <w:br w:type="page"/>
      </w:r>
      <w:bookmarkStart w:id="37" w:name="_Toc458523598"/>
      <w:r w:rsidR="005016CB">
        <w:lastRenderedPageBreak/>
        <w:t>Database listeners</w:t>
      </w:r>
      <w:bookmarkEnd w:id="37"/>
    </w:p>
    <w:p w:rsidR="005016CB" w:rsidRDefault="005016CB" w:rsidP="006C33CB">
      <w:r>
        <w:t xml:space="preserve">Listeners are defined in </w:t>
      </w:r>
      <w:r w:rsidRPr="00CF3DC8">
        <w:t>/u01/app/grid/product/11.2.0/grid/network/admin</w:t>
      </w:r>
      <w:r>
        <w:t>/listener.ora files.</w:t>
      </w:r>
    </w:p>
    <w:p w:rsidR="00CF3DC8" w:rsidRDefault="004D0663" w:rsidP="006C33CB">
      <w:r>
        <w:t>UNIX</w:t>
      </w:r>
      <w:r w:rsidR="005016CB">
        <w:t xml:space="preserve"> account</w:t>
      </w:r>
      <w:r w:rsidR="00CF3DC8">
        <w:t xml:space="preserve"> “grid”</w:t>
      </w:r>
      <w:r w:rsidR="005016CB">
        <w:t xml:space="preserve"> owns listener.ora</w:t>
      </w:r>
      <w:r w:rsidR="004D58B2">
        <w:t>.</w:t>
      </w:r>
    </w:p>
    <w:p w:rsidR="00D617DC" w:rsidRDefault="00DB13FF" w:rsidP="006C33CB">
      <w:r>
        <w:t>On belbru-orap401 and belbru-orap402</w:t>
      </w:r>
      <w:r w:rsidR="008B361E">
        <w:t>,</w:t>
      </w:r>
      <w:r>
        <w:t xml:space="preserve"> </w:t>
      </w:r>
      <w:r w:rsidR="00D617DC">
        <w:t>specific</w:t>
      </w:r>
      <w:r w:rsidR="00CF3DC8" w:rsidRPr="00CF3DC8">
        <w:t xml:space="preserve"> </w:t>
      </w:r>
      <w:r w:rsidR="00D617DC">
        <w:t xml:space="preserve">listener.ora </w:t>
      </w:r>
      <w:r>
        <w:t xml:space="preserve">files are configured for </w:t>
      </w:r>
      <w:r w:rsidR="00D617DC">
        <w:t xml:space="preserve">static registration of databases. </w:t>
      </w:r>
      <w:r>
        <w:t xml:space="preserve">Static registration </w:t>
      </w:r>
      <w:r w:rsidR="00D617DC">
        <w:t xml:space="preserve">is mandatory for </w:t>
      </w:r>
      <w:r w:rsidR="008D13AA">
        <w:t xml:space="preserve">duplication and </w:t>
      </w:r>
      <w:r w:rsidR="00D617DC">
        <w:t>switchover operations.</w:t>
      </w:r>
    </w:p>
    <w:p w:rsidR="00CA1AAF" w:rsidRDefault="00CA1AAF" w:rsidP="006C33CB">
      <w:r>
        <w:t>The tnsn</w:t>
      </w:r>
      <w:r w:rsidR="000C5877">
        <w:t xml:space="preserve">ames.ora extracts below are for </w:t>
      </w:r>
      <w:r>
        <w:t>database “</w:t>
      </w:r>
      <w:proofErr w:type="spellStart"/>
      <w:r>
        <w:t>tstdb</w:t>
      </w:r>
      <w:proofErr w:type="spellEnd"/>
      <w:r>
        <w:t>”</w:t>
      </w:r>
      <w:r w:rsidR="008B361E">
        <w:t>,</w:t>
      </w:r>
      <w:r>
        <w:t xml:space="preserve"> w</w:t>
      </w:r>
      <w:r w:rsidR="008B361E">
        <w:t>ith</w:t>
      </w:r>
      <w:r>
        <w:t xml:space="preserve"> database unique names </w:t>
      </w:r>
      <w:r w:rsidR="008B361E">
        <w:t xml:space="preserve">of </w:t>
      </w:r>
      <w:r>
        <w:t>“tstdb1” and “tstdb2” on belbru-orap401 and belbru-orap402</w:t>
      </w:r>
      <w:r w:rsidR="008B361E">
        <w:t>.</w:t>
      </w:r>
    </w:p>
    <w:p w:rsidR="005D3583" w:rsidRDefault="005D3583" w:rsidP="006C33C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5D3583" w:rsidTr="00A26F24">
        <w:tc>
          <w:tcPr>
            <w:tcW w:w="10682" w:type="dxa"/>
            <w:shd w:val="clear" w:color="auto" w:fill="auto"/>
          </w:tcPr>
          <w:p w:rsidR="005D3583" w:rsidRDefault="008D13AA" w:rsidP="006C33CB">
            <w:r>
              <w:t>belbru-orap401 configuration for database unique name tstdb1</w:t>
            </w:r>
          </w:p>
        </w:tc>
      </w:tr>
      <w:tr w:rsidR="005D3583" w:rsidTr="00A26F24">
        <w:tc>
          <w:tcPr>
            <w:tcW w:w="10682" w:type="dxa"/>
            <w:shd w:val="clear" w:color="auto" w:fill="auto"/>
          </w:tcPr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LISTENER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(DESCRIPTION_LIST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(DESCRIPTION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IPC)(KEY = EXTPROC1521))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10.53.3.11)(PORT = 1521))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EE7232" w:rsidRPr="00A26F24" w:rsidRDefault="008D13AA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SID_LIST_LISTENER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(SID_LIST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</w:t>
            </w:r>
            <w:proofErr w:type="spellStart"/>
            <w:r w:rsidRPr="00A26F24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</w:t>
            </w:r>
            <w:proofErr w:type="spellStart"/>
            <w:r w:rsidRPr="00A26F24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tstdb1_dgmgrl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EE7232" w:rsidRPr="00A26F24" w:rsidRDefault="008D13AA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EE7232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AD</w:t>
            </w:r>
            <w:r w:rsidR="008D13AA" w:rsidRPr="00A26F24">
              <w:rPr>
                <w:rFonts w:ascii="Courier New" w:hAnsi="Courier New" w:cs="Courier New"/>
                <w:sz w:val="16"/>
                <w:szCs w:val="16"/>
              </w:rPr>
              <w:t>R_BASE_LISTENER = /u01/app/grid</w:t>
            </w:r>
          </w:p>
          <w:p w:rsidR="005D3583" w:rsidRPr="00A26F24" w:rsidRDefault="00EE7232" w:rsidP="00EE723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ENABLE_GLOBAL_DYNAMIC_ENDPOINT_LISTENER=ON              # line added by Agent</w:t>
            </w:r>
          </w:p>
        </w:tc>
      </w:tr>
      <w:tr w:rsidR="005D3583" w:rsidTr="00A26F24">
        <w:tc>
          <w:tcPr>
            <w:tcW w:w="10682" w:type="dxa"/>
            <w:shd w:val="clear" w:color="auto" w:fill="auto"/>
          </w:tcPr>
          <w:p w:rsidR="005D3583" w:rsidRDefault="008D13AA" w:rsidP="006C33CB">
            <w:r>
              <w:t>belbru-orap402 configuration for database unique name tstdb2</w:t>
            </w:r>
          </w:p>
        </w:tc>
      </w:tr>
      <w:tr w:rsidR="005D3583" w:rsidTr="00A26F24">
        <w:tc>
          <w:tcPr>
            <w:tcW w:w="10682" w:type="dxa"/>
            <w:shd w:val="clear" w:color="auto" w:fill="auto"/>
          </w:tcPr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LISTENER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(DESCRIPTION_LIST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(DESCRIPTION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IPC)(KEY = EXTPROC1521))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(ADDRESS = (PROTOCOL = TCP)(HOST = 10.53.3.12)(PORT = 1521))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SID_LIST_LISTENER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(SID_LIST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</w:t>
            </w:r>
            <w:proofErr w:type="spellStart"/>
            <w:r w:rsidRPr="00A26F24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tstdb2_static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(SID_DESC =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(SID_NAME=</w:t>
            </w:r>
            <w:proofErr w:type="spellStart"/>
            <w:r w:rsidRPr="00A26F24">
              <w:rPr>
                <w:rFonts w:ascii="Courier New" w:hAnsi="Courier New" w:cs="Courier New"/>
                <w:sz w:val="16"/>
                <w:szCs w:val="16"/>
              </w:rPr>
              <w:t>tstdb</w:t>
            </w:r>
            <w:proofErr w:type="spellEnd"/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(ORACLE_HOME=/u01/app/oracle/product/11.2.0/dbhome_1)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  (GLOBAL_DBNAME=</w:t>
            </w:r>
            <w:r w:rsidRPr="00A26F24">
              <w:rPr>
                <w:rFonts w:ascii="Courier New" w:hAnsi="Courier New" w:cs="Courier New"/>
                <w:b/>
                <w:sz w:val="16"/>
                <w:szCs w:val="16"/>
              </w:rPr>
              <w:t>tstdb2_dgmgrl</w:t>
            </w:r>
            <w:r w:rsidRPr="00A26F24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 xml:space="preserve">  )</w:t>
            </w:r>
          </w:p>
          <w:p w:rsidR="00251AE8" w:rsidRPr="00A26F24" w:rsidRDefault="00251AE8" w:rsidP="00251AE8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A26F24">
              <w:rPr>
                <w:rFonts w:ascii="Courier New" w:hAnsi="Courier New" w:cs="Courier New"/>
                <w:sz w:val="16"/>
                <w:szCs w:val="16"/>
              </w:rPr>
              <w:t>ADR_BASE_LISTENER = /u01/app/grid</w:t>
            </w:r>
          </w:p>
          <w:p w:rsidR="005D3583" w:rsidRDefault="00251AE8" w:rsidP="00251AE8">
            <w:r w:rsidRPr="00A26F24">
              <w:rPr>
                <w:rFonts w:ascii="Courier New" w:hAnsi="Courier New" w:cs="Courier New"/>
                <w:sz w:val="16"/>
                <w:szCs w:val="16"/>
              </w:rPr>
              <w:t>ENABLE_GLOBAL_DYNAMIC_ENDPOINT_LISTENER=ON              # line added by Agent</w:t>
            </w:r>
          </w:p>
        </w:tc>
      </w:tr>
    </w:tbl>
    <w:p w:rsidR="006C33CB" w:rsidRDefault="00A5319D" w:rsidP="00A5319D">
      <w:pPr>
        <w:pStyle w:val="Heading1"/>
      </w:pPr>
      <w:bookmarkStart w:id="38" w:name="_Toc458523599"/>
      <w:r>
        <w:lastRenderedPageBreak/>
        <w:t xml:space="preserve">Usual work </w:t>
      </w:r>
      <w:proofErr w:type="spellStart"/>
      <w:r>
        <w:t>arounds</w:t>
      </w:r>
      <w:bookmarkEnd w:id="38"/>
      <w:proofErr w:type="spellEnd"/>
    </w:p>
    <w:p w:rsidR="00A5319D" w:rsidRDefault="00A5319D" w:rsidP="006C33CB">
      <w:r>
        <w:t>Standby database crash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A5319D" w:rsidTr="0062099E">
        <w:tc>
          <w:tcPr>
            <w:tcW w:w="10682" w:type="dxa"/>
            <w:shd w:val="clear" w:color="auto" w:fill="auto"/>
          </w:tcPr>
          <w:p w:rsidR="00A5319D" w:rsidRDefault="00A5319D" w:rsidP="006C33CB"/>
        </w:tc>
      </w:tr>
      <w:tr w:rsidR="00A5319D" w:rsidTr="0062099E">
        <w:tc>
          <w:tcPr>
            <w:tcW w:w="10682" w:type="dxa"/>
            <w:shd w:val="clear" w:color="auto" w:fill="auto"/>
          </w:tcPr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  <w:lang w:val="nl-NL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  <w:lang w:val="nl-NL"/>
              </w:rPr>
              <w:t>$ [oracle@belbru-orap402:/home/oracle [cfdbd]]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sqlplus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/ as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sysdba</w:t>
            </w:r>
            <w:proofErr w:type="spellEnd"/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SQL*Plus: Release 11.2.0.4.0 Product</w:t>
            </w:r>
            <w:r w:rsidR="00E604D4" w:rsidRPr="0062099E">
              <w:rPr>
                <w:rFonts w:ascii="Courier New" w:hAnsi="Courier New" w:cs="Courier New"/>
                <w:sz w:val="16"/>
                <w:szCs w:val="16"/>
              </w:rPr>
              <w:t>ion on Wed Jul 20 13:19:09 2016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Copyright (c) 1982, 2013</w:t>
            </w:r>
            <w:r w:rsidR="00E604D4" w:rsidRPr="0062099E">
              <w:rPr>
                <w:rFonts w:ascii="Courier New" w:hAnsi="Courier New" w:cs="Courier New"/>
                <w:sz w:val="16"/>
                <w:szCs w:val="16"/>
              </w:rPr>
              <w:t>, Oracle.  All rights reserved.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Connected to an idle instance.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SQL&gt; startup mount;</w:t>
            </w:r>
          </w:p>
          <w:p w:rsidR="00A5319D" w:rsidRPr="0062099E" w:rsidRDefault="00E604D4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ORACLE instance started.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Total System Global Area  451006464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Fixed Size                  2254024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Variable Size             339741496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Buffers          100663296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Redo Buffers                8347648 bytes</w:t>
            </w:r>
          </w:p>
          <w:p w:rsidR="00A5319D" w:rsidRPr="0062099E" w:rsidRDefault="00A5319D" w:rsidP="00A5319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mounted.</w:t>
            </w:r>
          </w:p>
          <w:p w:rsidR="00A5319D" w:rsidRDefault="00A5319D" w:rsidP="00A5319D">
            <w:r w:rsidRPr="0062099E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  <w:tr w:rsidR="00A5319D" w:rsidTr="0062099E">
        <w:tc>
          <w:tcPr>
            <w:tcW w:w="10682" w:type="dxa"/>
            <w:shd w:val="clear" w:color="auto" w:fill="auto"/>
          </w:tcPr>
          <w:p w:rsidR="00A5319D" w:rsidRDefault="00A5319D" w:rsidP="006C33CB"/>
        </w:tc>
      </w:tr>
      <w:tr w:rsidR="00A5319D" w:rsidTr="0062099E">
        <w:tc>
          <w:tcPr>
            <w:tcW w:w="10682" w:type="dxa"/>
            <w:shd w:val="clear" w:color="auto" w:fill="auto"/>
          </w:tcPr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13:20:58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+FRADG/cfdbd2/archivelog/2016_07_20/thread_1_seq_4608.23151.917702379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+FRADG/cfdbd2/archivelog/2016_07_20/thread_1_seq_4609.10832.917702381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13:21:09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+FRADG/cfdbd2/archivelog/2016_07_20/thread_1_seq_4610.26444.917702381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+FRADG/cfdbd2/archivelog/2016_07_20/thread_1_seq_4611.8998.917702381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+FRADG/cfdbd2/archivelog/2016_07_20/thread_1_seq_4612.9051.917702383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13:21:20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+FRADG/cfdbd2/archivelog/2016_07_20/thread_1_seq_4613.21768.917702385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+FRADG/cfdbd2/archivelog/2016_07_20/thread_1_seq_4614.22245.917702383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+FRADG/cfdbd2/archivelog/2016_07_20/thread_1_seq_4615.10187.917702385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13:21:34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+FRADG/cfdbd2/archivelog/2016_07_20/thread_1_seq_4616.22752.917702387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+FRADG/cfdbd2/archivelog/2016_07_20/thread_1_seq_4617.14463.917702385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13:21:46 2016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+FRADG/cfdbd2/archivelog/2016_07_20/thread_1_seq_4618.9072.917702387</w:t>
            </w:r>
          </w:p>
          <w:p w:rsidR="00D10CEA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+FRADG/cfdbd2/archivelog/2016_07_20/thread_1_seq_4619.17502.917702387</w:t>
            </w:r>
          </w:p>
          <w:p w:rsidR="00A5319D" w:rsidRPr="0062099E" w:rsidRDefault="00D10CEA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+FRADG/cfdbd2/archivelog/2016_07_20/thread_1_seq_4620.26916.917702405</w:t>
            </w:r>
          </w:p>
          <w:p w:rsidR="00E604D4" w:rsidRPr="0062099E" w:rsidRDefault="00E604D4" w:rsidP="00D10CEA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….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13:23:23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Log +FRADG/cfdbd2/archivelog/2016_07_20/thread_1_seq_4644.3812.917702455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Waiting for thread 1 sequence 4645 (in transit)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Recovery of Online Redo Log: Thread 1 Group 12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Seq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4645 Reading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# 0: +DATADG/cfdbd2/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onlinelog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/group_12.535.915216309</w:t>
            </w:r>
          </w:p>
          <w:p w:rsidR="00E604D4" w:rsidRDefault="00E604D4" w:rsidP="00E604D4"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# 1: +FRADG/cfdbd2/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onlinelog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/group_12.17432.915216309</w:t>
            </w:r>
          </w:p>
        </w:tc>
      </w:tr>
      <w:tr w:rsidR="00E604D4" w:rsidTr="0062099E">
        <w:tc>
          <w:tcPr>
            <w:tcW w:w="10682" w:type="dxa"/>
            <w:shd w:val="clear" w:color="auto" w:fill="auto"/>
          </w:tcPr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E604D4" w:rsidTr="0062099E">
        <w:tc>
          <w:tcPr>
            <w:tcW w:w="10682" w:type="dxa"/>
            <w:shd w:val="clear" w:color="auto" w:fill="auto"/>
          </w:tcPr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SQL&gt; alter database open;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altered.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SQL&gt;</w:t>
            </w:r>
          </w:p>
        </w:tc>
      </w:tr>
      <w:tr w:rsidR="00E604D4" w:rsidTr="0062099E">
        <w:tc>
          <w:tcPr>
            <w:tcW w:w="10682" w:type="dxa"/>
            <w:shd w:val="clear" w:color="auto" w:fill="auto"/>
          </w:tcPr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13:24:47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Physical standby database opened for read only access.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Completed: alter database open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13:24:53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62099E">
              <w:rPr>
                <w:rFonts w:ascii="Courier New" w:hAnsi="Courier New" w:cs="Courier New"/>
                <w:sz w:val="16"/>
                <w:szCs w:val="16"/>
              </w:rPr>
              <w:t>db_recovery_file_dest_size</w:t>
            </w:r>
            <w:proofErr w:type="spellEnd"/>
            <w:proofErr w:type="gram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of 51200 MB is 5.70% used. This is a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user-specified limit on the amount of space that will be used by this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database for recovery-related files, and does not reflect the amount of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62099E">
              <w:rPr>
                <w:rFonts w:ascii="Courier New" w:hAnsi="Courier New" w:cs="Courier New"/>
                <w:sz w:val="16"/>
                <w:szCs w:val="16"/>
              </w:rPr>
              <w:t>space</w:t>
            </w:r>
            <w:proofErr w:type="gram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available in the underlying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filesystem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or ASM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diskgroup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13:25:23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Data Guard: Database open completed; restarting redo-apply ...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ALTER DATABASE RECOVER MANAGED STANDBY DATABASE  THROUGH ALL SWITCHOVER DISCONNECT NOPARALLEL USING CURRENT LOGFILE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Attempt to start background Managed Standby Recovery process (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cfdbd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Wed Jul 20 13:25:23 2016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MRP0 started with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pid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=46, OS id=13782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MRP0: Background Managed Standby Recovery process started (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cfdbd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Serial Media Recovery started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Managed Standby Recovery starting Real Time Apply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Waiting for all non-current ORLs to be archived...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All non-current ORLs have been archived.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Media Recovery Waiting for thread 1 sequence 4645 (in transit)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Recovery of Online Redo Log: Thread 1 Group 12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Seq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4645 Reading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# 0: +DATADG/cfdbd2/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onlinelog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/group_12.535.915216309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Mem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# 1: +FRADG/cfdbd2/</w:t>
            </w:r>
            <w:proofErr w:type="spellStart"/>
            <w:r w:rsidRPr="0062099E">
              <w:rPr>
                <w:rFonts w:ascii="Courier New" w:hAnsi="Courier New" w:cs="Courier New"/>
                <w:sz w:val="16"/>
                <w:szCs w:val="16"/>
              </w:rPr>
              <w:t>onlinelog</w:t>
            </w:r>
            <w:proofErr w:type="spellEnd"/>
            <w:r w:rsidRPr="0062099E">
              <w:rPr>
                <w:rFonts w:ascii="Courier New" w:hAnsi="Courier New" w:cs="Courier New"/>
                <w:sz w:val="16"/>
                <w:szCs w:val="16"/>
              </w:rPr>
              <w:t>/group_12.17432.915216309</w:t>
            </w:r>
          </w:p>
          <w:p w:rsidR="00E604D4" w:rsidRPr="0062099E" w:rsidRDefault="00E604D4" w:rsidP="00E604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62099E">
              <w:rPr>
                <w:rFonts w:ascii="Courier New" w:hAnsi="Courier New" w:cs="Courier New"/>
                <w:sz w:val="16"/>
                <w:szCs w:val="16"/>
              </w:rPr>
              <w:t>Completed: ALTER DATABASE RECOVER MANAGED STANDBY DATABASE  THROUGH ALL SWITCHOVER DISCONNECT NOPARALLEL USING CURRENT LOGFILE</w:t>
            </w:r>
          </w:p>
        </w:tc>
      </w:tr>
    </w:tbl>
    <w:p w:rsidR="007945D4" w:rsidRDefault="007945D4" w:rsidP="006C33CB"/>
    <w:p w:rsidR="00A5319D" w:rsidRDefault="007945D4" w:rsidP="006C33CB">
      <w:r>
        <w:br w:type="page"/>
      </w:r>
      <w:r>
        <w:lastRenderedPageBreak/>
        <w:t xml:space="preserve">Database file </w:t>
      </w:r>
      <w:proofErr w:type="spellStart"/>
      <w:r>
        <w:t>rman</w:t>
      </w:r>
      <w:proofErr w:type="spellEnd"/>
      <w:r>
        <w:t xml:space="preserve"> restore case</w:t>
      </w:r>
    </w:p>
    <w:p w:rsidR="007945D4" w:rsidRDefault="007945D4" w:rsidP="006C33CB">
      <w:r>
        <w:t xml:space="preserve">A database file was created on a file system while performing a </w:t>
      </w:r>
      <w:proofErr w:type="spellStart"/>
      <w:r>
        <w:t>datapump</w:t>
      </w:r>
      <w:proofErr w:type="spellEnd"/>
      <w:r>
        <w:t xml:space="preserve"> </w:t>
      </w:r>
      <w:proofErr w:type="gramStart"/>
      <w:r>
        <w:t>import,</w:t>
      </w:r>
      <w:proofErr w:type="gramEnd"/>
      <w:r>
        <w:t xml:space="preserve"> it has to be moved to ASM storage.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682"/>
      </w:tblGrid>
      <w:tr w:rsidR="007945D4" w:rsidTr="003421ED">
        <w:tc>
          <w:tcPr>
            <w:tcW w:w="10682" w:type="dxa"/>
            <w:shd w:val="clear" w:color="auto" w:fill="auto"/>
          </w:tcPr>
          <w:p w:rsidR="007945D4" w:rsidRDefault="007945D4" w:rsidP="006C33CB">
            <w:r>
              <w:t xml:space="preserve">RMAN is used to convert file from </w:t>
            </w:r>
            <w:proofErr w:type="spellStart"/>
            <w:r>
              <w:t>filesystem</w:t>
            </w:r>
            <w:proofErr w:type="spellEnd"/>
            <w:r>
              <w:t xml:space="preserve"> to ASM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target / catalog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rman@rmancat</w:t>
            </w:r>
            <w:proofErr w:type="spellEnd"/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Manager: Release 11.2.0.4.0 - Production on Tue Jul 26 13:34:04 2016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Copyright (c) 1982, 2011, Oracle and/or its affiliates.  All rights reserved.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target database: JAVADBD (DBID=1893325022)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b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convert 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  '/home/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/PWGP_DATA.dbf' format '+DATADG';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conversion at target at 26-JUL-16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starting 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of recovery catalog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complete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allocated channel: ORA_DISK_1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channel ORA_DISK_1: SID=164 device type=DISK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  <w:lang w:val="it-IT"/>
              </w:rPr>
              <w:t>channel ORA_DISK_1: starting datafile conversion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input file name=/home/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/PWGP_DATA.dbf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RMAN-00571: ===========================================================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RMAN-00569: =============== ERROR MESSAGE STACK FOLLOWS ===============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RMAN-00571: ===========================================================</w:t>
            </w:r>
          </w:p>
          <w:p w:rsidR="007945D4" w:rsidRPr="003421ED" w:rsidRDefault="007945D4" w:rsidP="007945D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RMAN-03009: failure of conversion at target command on ORA_DISK_1 channel at 07/26/2016 13:35:46</w:t>
            </w:r>
          </w:p>
          <w:p w:rsidR="007945D4" w:rsidRDefault="007945D4" w:rsidP="007945D4">
            <w:r w:rsidRPr="003421ED">
              <w:rPr>
                <w:rFonts w:ascii="Courier New" w:hAnsi="Courier New" w:cs="Courier New"/>
                <w:sz w:val="16"/>
                <w:szCs w:val="16"/>
              </w:rPr>
              <w:t>ORA-19699: cannot make copies with compression enabled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9D6522" w:rsidP="006C33CB">
            <w:proofErr w:type="spellStart"/>
            <w:r>
              <w:t>Desactivate</w:t>
            </w:r>
            <w:proofErr w:type="spellEnd"/>
            <w:r>
              <w:t xml:space="preserve"> RMAN compression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show all;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 configuration parameters for database with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db_unique_name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JAVADBD1 are: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..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CONFIGURE DEVICE TYPE DISK PARALLELISM 8 BACKUP TYPE TO COMPRESSED BACKUPSET;</w:t>
            </w:r>
          </w:p>
          <w:p w:rsidR="009D6522" w:rsidRPr="003421ED" w:rsidRDefault="009D6522" w:rsidP="009D6522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..</w:t>
            </w:r>
          </w:p>
          <w:p w:rsidR="007945D4" w:rsidRDefault="009D6522" w:rsidP="009D6522"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CONFIGURE DEVICE TYPE DISK PARALLELISM 8 BACKUP TYPE TO  BACKUPSET;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E82586" w:rsidP="006C33CB">
            <w:r>
              <w:t xml:space="preserve">Convert from </w:t>
            </w:r>
            <w:proofErr w:type="spellStart"/>
            <w:r>
              <w:t>filesystem</w:t>
            </w:r>
            <w:proofErr w:type="spellEnd"/>
            <w:r>
              <w:t xml:space="preserve"> to ASM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convert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'/home/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/PWGP_DATA.dbf' format '+DATADG';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conversion at target at 26-JUL-16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allocated channel: ORA_DISK_1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channel ORA_DISK_1: SID=164 device type=DISK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  <w:lang w:val="it-IT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  <w:lang w:val="it-IT"/>
              </w:rPr>
              <w:t>channel ORA_DISK_1: starting datafile conversion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input file name=/home/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/PWGP_DATA.dbf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converted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=+DATADG/javadbd1/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/pwgp_data.316.918221931</w:t>
            </w:r>
          </w:p>
          <w:p w:rsidR="00CE6563" w:rsidRPr="003421ED" w:rsidRDefault="00CE6563" w:rsidP="00CE6563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channel ORA_DISK_1: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conversion complete, elapsed time: 00:00:35</w:t>
            </w:r>
          </w:p>
          <w:p w:rsidR="007945D4" w:rsidRDefault="00CE6563" w:rsidP="00CE6563">
            <w:r w:rsidRPr="003421ED">
              <w:rPr>
                <w:rFonts w:ascii="Courier New" w:hAnsi="Courier New" w:cs="Courier New"/>
                <w:sz w:val="16"/>
                <w:szCs w:val="16"/>
              </w:rPr>
              <w:t>Finished conversion at target at 26-JUL-16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7945D4" w:rsidP="006C33CB"/>
        </w:tc>
      </w:tr>
      <w:tr w:rsidR="007945D4" w:rsidTr="003421ED">
        <w:tc>
          <w:tcPr>
            <w:tcW w:w="10682" w:type="dxa"/>
            <w:shd w:val="clear" w:color="auto" w:fill="auto"/>
          </w:tcPr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SQL&gt; 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alter database 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  '/home/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/PWGP_DATA.dbf' offline;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Database altered.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SQL&gt;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alter database rename file  '/home/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dboper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/PWGP_DATA.dbf' to '+DATADG/javadbd1/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/pwgp_data.316.918221931';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Database altered.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SQL&gt; 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alter database 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 xml:space="preserve">  '+DATADG/javadbd1/</w:t>
            </w:r>
            <w:proofErr w:type="spellStart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/pwgp_data.316.918221931' online;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alter database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'+DATADG/javadbd1/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/pwgp_data.316.918221931' online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*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ERROR at line 1:</w:t>
            </w:r>
          </w:p>
          <w:p w:rsidR="003D3E69" w:rsidRPr="003421ED" w:rsidRDefault="003D3E69" w:rsidP="003D3E69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ORA-01113: file 76 needs media recovery</w:t>
            </w:r>
          </w:p>
          <w:p w:rsidR="007945D4" w:rsidRPr="003421ED" w:rsidRDefault="003D3E69" w:rsidP="006C33CB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ORA-01110: data file 76: '+DATADG/javadbd1/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/pwgp_data.316.918221931'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7945D4" w:rsidP="006C33CB"/>
        </w:tc>
      </w:tr>
      <w:tr w:rsidR="007945D4" w:rsidTr="003421ED">
        <w:tc>
          <w:tcPr>
            <w:tcW w:w="10682" w:type="dxa"/>
            <w:shd w:val="clear" w:color="auto" w:fill="auto"/>
          </w:tcPr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target / catalog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rman@rmancat</w:t>
            </w:r>
            <w:proofErr w:type="spellEnd"/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Manager: Release 11.2.0.4.0 - Production on Tue Jul 26 13:43:07 2016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Copyright (c) 1982, 2011, Oracle and/or its affiliates.  All rights reserved.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target database: JAVADBD (DBID=1893325022)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list failure;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starting 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of recovery catalog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complete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List of Database Failures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Failure ID Priority Status    Time Detected Summary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---------- -------- --------- ------------- -------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108230     HIGH     OPEN      26-JUL-16     One or more non-system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datafiles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need media recovery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advise failure;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List of Database Failures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lastRenderedPageBreak/>
              <w:t>=========================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Failure ID Priority Status    Time Detected Summary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---------- -------- --------- ------------- -------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108230     HIGH     OPEN      26-JUL-16     One or more non-system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datafiles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need media recovery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analyzing automatic repair options; this may take some time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analyzing automatic repair options complete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Mandatory Manual Actions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no manual actions available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Optional Manual Actions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1. If you restored the wrong version of data file +DATADG/javadbd1/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/pwgp_data.316.918221931, then replace it with the correct one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2. Shut down, mount the database and try flush redo using ALTER SYSTEM FLUSH REDO TO 'standby name' command.  Then perform a Data Guard role change (failover).  Available standbys: javadbd2.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Automated Repair Options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========================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Option Repair Description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------ ------------------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1      Recover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Strategy: The repair includes complete media recovery with no data loss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Repair script: /u01/app/oracle/diag/rdbms/javadbd1/javadbd/hm/reco_1692385072.hm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RMAN&gt;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repair failure;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Strategy: The repair includes complete media recovery with no data loss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Repair script: /u01/app/oracle/diag/rdbms/javadbd1/javadbd/hm/reco_1692385072.hm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contents of repair script: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# recover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sql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'alter database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 offline';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recover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sql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'alter database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 online';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Do you really want to execute the above repair (enter YES or NO)? </w:t>
            </w:r>
            <w:r w:rsidRPr="003421ED">
              <w:rPr>
                <w:rFonts w:ascii="Courier New" w:hAnsi="Courier New" w:cs="Courier New"/>
                <w:b/>
                <w:sz w:val="16"/>
                <w:szCs w:val="16"/>
              </w:rPr>
              <w:t>yes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executing repair script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sql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statement: alter database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 offline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recover at 26-JUL-16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starting media recovery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media recovery complete, elapsed time: 00:00:00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Finished recover at 26-JUL-16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sql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statement: alter database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76 online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repair failure complete</w:t>
            </w:r>
          </w:p>
          <w:p w:rsidR="00EC4844" w:rsidRPr="003421ED" w:rsidRDefault="00EC4844" w:rsidP="00EC48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exit</w:t>
            </w:r>
          </w:p>
          <w:p w:rsidR="007945D4" w:rsidRDefault="00EC4844" w:rsidP="00EC4844"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 complete</w:t>
            </w:r>
            <w:r>
              <w:t>.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7E58ED" w:rsidP="006C33CB">
            <w:r>
              <w:lastRenderedPageBreak/>
              <w:t>Check databases files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SQL&gt; @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q_data_files</w:t>
            </w:r>
            <w:proofErr w:type="spellEnd"/>
          </w:p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TABLESPACE_NAME      FILE_NAME                                                          MB   INC_MB</w:t>
            </w:r>
          </w:p>
          <w:p w:rsidR="007E58ED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  <w:lang w:val="pt-PT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  <w:lang w:val="pt-PT"/>
              </w:rPr>
              <w:t>-------------------- ------------------------------------------------------------ -------- --------</w:t>
            </w:r>
          </w:p>
          <w:p w:rsidR="007945D4" w:rsidRPr="003421ED" w:rsidRDefault="007E58ED" w:rsidP="007E58E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PWGP_DATA            +DATADG/javadbd1/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datafile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>/pwgp_data.316.918221931              25,369       32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7945D4" w:rsidRDefault="00AC79CD" w:rsidP="006C33CB">
            <w:r>
              <w:t>Re-activate RMAN compression</w:t>
            </w:r>
          </w:p>
        </w:tc>
      </w:tr>
      <w:tr w:rsidR="007945D4" w:rsidTr="003421ED">
        <w:tc>
          <w:tcPr>
            <w:tcW w:w="10682" w:type="dxa"/>
            <w:shd w:val="clear" w:color="auto" w:fill="auto"/>
          </w:tcPr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targe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 xml:space="preserve">t / catalog </w:t>
            </w:r>
            <w:proofErr w:type="spellStart"/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rman</w:t>
            </w:r>
            <w:proofErr w:type="spellEnd"/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rman@rmancat</w:t>
            </w:r>
            <w:proofErr w:type="spellEnd"/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Recovery Manager: Release 11.2.0.4.0 - Product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ion on Tue Jul 26 14:10:41 2016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Copyright (c) 1982, 2011, Oracle and/or its af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filiates.  All rights reserved.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target database: JAVADBD (DBID=1893325022)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connected to recovery catalog database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RMAN&gt; CONFIGURE DEVICE TYPE DISK PARALLELISM 8 BACKU</w:t>
            </w:r>
            <w:r w:rsidR="000762F3" w:rsidRPr="003421ED">
              <w:rPr>
                <w:rFonts w:ascii="Courier New" w:hAnsi="Courier New" w:cs="Courier New"/>
                <w:sz w:val="16"/>
                <w:szCs w:val="16"/>
              </w:rPr>
              <w:t>P TYPE TO COMPRESSED BACKUPSET;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old RMAN configuration parameters: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CONFIGURE DEVICE TYPE DISK PARALLELISM 8 BACKUP TYPE TO BACKUPSET;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new RMAN configuration parameters: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CONFIGURE DEVICE TYPE DISK PARALLELISM 8 BACKUP TYPE TO COMPRESSED BACKUPSET;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>new RMAN configuration parameters are successfully stored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starting 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of recovery catalog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full </w:t>
            </w:r>
            <w:proofErr w:type="spellStart"/>
            <w:r w:rsidRPr="003421ED">
              <w:rPr>
                <w:rFonts w:ascii="Courier New" w:hAnsi="Courier New" w:cs="Courier New"/>
                <w:sz w:val="16"/>
                <w:szCs w:val="16"/>
              </w:rPr>
              <w:t>resync</w:t>
            </w:r>
            <w:proofErr w:type="spellEnd"/>
            <w:r w:rsidRPr="003421ED">
              <w:rPr>
                <w:rFonts w:ascii="Courier New" w:hAnsi="Courier New" w:cs="Courier New"/>
                <w:sz w:val="16"/>
                <w:szCs w:val="16"/>
              </w:rPr>
              <w:t xml:space="preserve"> complete</w:t>
            </w:r>
          </w:p>
          <w:p w:rsidR="00AC79CD" w:rsidRPr="003421ED" w:rsidRDefault="00AC79CD" w:rsidP="00AC79C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7945D4" w:rsidRDefault="00AC79CD" w:rsidP="00AC79CD">
            <w:r w:rsidRPr="003421ED">
              <w:rPr>
                <w:rFonts w:ascii="Courier New" w:hAnsi="Courier New" w:cs="Courier New"/>
                <w:sz w:val="16"/>
                <w:szCs w:val="16"/>
              </w:rPr>
              <w:t>RMAN&gt;</w:t>
            </w:r>
          </w:p>
        </w:tc>
      </w:tr>
    </w:tbl>
    <w:p w:rsidR="007945D4" w:rsidRDefault="007945D4" w:rsidP="006C33CB"/>
    <w:p w:rsidR="007945D4" w:rsidRDefault="009F0FBB" w:rsidP="009F0FBB">
      <w:pPr>
        <w:pStyle w:val="Heading1"/>
      </w:pPr>
      <w:bookmarkStart w:id="39" w:name="_Toc458523600"/>
      <w:proofErr w:type="gramStart"/>
      <w:r>
        <w:lastRenderedPageBreak/>
        <w:t xml:space="preserve">Servers  </w:t>
      </w:r>
      <w:proofErr w:type="spellStart"/>
      <w:r>
        <w:t>linux</w:t>
      </w:r>
      <w:proofErr w:type="spellEnd"/>
      <w:proofErr w:type="gramEnd"/>
      <w:r>
        <w:t xml:space="preserve"> patching</w:t>
      </w:r>
      <w:bookmarkEnd w:id="39"/>
    </w:p>
    <w:p w:rsidR="009F0FBB" w:rsidRDefault="009F0FBB" w:rsidP="006C33CB">
      <w:r>
        <w:t>Servers belbru-orap401, belbru-orap402, belbru-orav403, belbru-orav403, belbru-orav404 are patched regularly.</w:t>
      </w:r>
    </w:p>
    <w:p w:rsidR="009F0FBB" w:rsidRDefault="009F0FBB" w:rsidP="006C33CB">
      <w:r>
        <w:t>Primary and standby instances are found on belbru-orap401, belbru-orap402</w:t>
      </w:r>
    </w:p>
    <w:p w:rsidR="009F0FBB" w:rsidRDefault="009F0FBB" w:rsidP="006C33CB">
      <w:r>
        <w:t>RMAN catalog (</w:t>
      </w:r>
      <w:proofErr w:type="spellStart"/>
      <w:r>
        <w:t>rmancat</w:t>
      </w:r>
      <w:proofErr w:type="spellEnd"/>
      <w:r>
        <w:t>) and Enterprise Manager 12c (MTDB) instances are found on belbru-orav403</w:t>
      </w:r>
    </w:p>
    <w:p w:rsidR="009F0FBB" w:rsidRDefault="009F0FBB" w:rsidP="006C33CB">
      <w:proofErr w:type="spellStart"/>
      <w:proofErr w:type="gramStart"/>
      <w:r>
        <w:t>Weblogic</w:t>
      </w:r>
      <w:proofErr w:type="spellEnd"/>
      <w:r>
        <w:t xml:space="preserve">  is</w:t>
      </w:r>
      <w:proofErr w:type="gramEnd"/>
      <w:r>
        <w:t xml:space="preserve"> found on belbru-orav404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36"/>
        <w:gridCol w:w="2136"/>
        <w:gridCol w:w="2136"/>
        <w:gridCol w:w="2137"/>
      </w:tblGrid>
      <w:tr w:rsidR="00225400" w:rsidTr="0003014E"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belbru-orap401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Belbru-orap402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Belbru-orav403</w:t>
            </w:r>
          </w:p>
        </w:tc>
        <w:tc>
          <w:tcPr>
            <w:tcW w:w="2137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Belbru-orav404</w:t>
            </w:r>
          </w:p>
        </w:tc>
      </w:tr>
      <w:tr w:rsidR="00225400" w:rsidTr="0003014E"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Bodbd1, cfdbd1, javadbd1, tstdb1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r>
              <w:t>Bodbd2, cfdbd2, javadbd2, tstdb2</w:t>
            </w:r>
          </w:p>
        </w:tc>
        <w:tc>
          <w:tcPr>
            <w:tcW w:w="2136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proofErr w:type="spellStart"/>
            <w:r>
              <w:t>Rmancat</w:t>
            </w:r>
            <w:proofErr w:type="spellEnd"/>
            <w:r>
              <w:t>, MTDB</w:t>
            </w:r>
          </w:p>
        </w:tc>
        <w:tc>
          <w:tcPr>
            <w:tcW w:w="2137" w:type="dxa"/>
            <w:shd w:val="clear" w:color="auto" w:fill="auto"/>
            <w:vAlign w:val="center"/>
          </w:tcPr>
          <w:p w:rsidR="00225400" w:rsidRDefault="00225400" w:rsidP="0003014E">
            <w:pPr>
              <w:jc w:val="center"/>
            </w:pPr>
            <w:proofErr w:type="spellStart"/>
            <w:r>
              <w:t>weblogic</w:t>
            </w:r>
            <w:proofErr w:type="spellEnd"/>
          </w:p>
        </w:tc>
      </w:tr>
    </w:tbl>
    <w:p w:rsidR="009F0FBB" w:rsidRDefault="009F0FBB" w:rsidP="006C33CB"/>
    <w:p w:rsidR="009F0FBB" w:rsidRDefault="001342E1" w:rsidP="001342E1">
      <w:pPr>
        <w:pStyle w:val="Heading2"/>
      </w:pPr>
      <w:bookmarkStart w:id="40" w:name="_Toc458523601"/>
      <w:r>
        <w:t>Stopp</w:t>
      </w:r>
      <w:r w:rsidR="00225400">
        <w:t>ing order</w:t>
      </w:r>
      <w:r w:rsidR="0095226E">
        <w:t xml:space="preserve"> to patch</w:t>
      </w:r>
      <w:r w:rsidR="00CF0ADE">
        <w:t xml:space="preserve"> belbru-orav403 &amp; belbru-orav404</w:t>
      </w:r>
      <w:bookmarkEnd w:id="40"/>
    </w:p>
    <w:p w:rsidR="009A40D9" w:rsidRDefault="009A40D9" w:rsidP="001342E1">
      <w:pPr>
        <w:pStyle w:val="Heading3"/>
      </w:pPr>
      <w:bookmarkStart w:id="41" w:name="_Toc458523602"/>
      <w:r>
        <w:t>belbru-orav404</w:t>
      </w:r>
      <w:bookmarkEnd w:id="41"/>
    </w:p>
    <w:p w:rsidR="003D7097" w:rsidRDefault="001342E1" w:rsidP="001342E1">
      <w:proofErr w:type="gramStart"/>
      <w:r>
        <w:t>stop</w:t>
      </w:r>
      <w:proofErr w:type="gramEnd"/>
      <w:r>
        <w:t xml:space="preserve"> </w:t>
      </w:r>
      <w:proofErr w:type="spellStart"/>
      <w:r>
        <w:t>weblogic</w:t>
      </w:r>
      <w:proofErr w:type="spellEnd"/>
    </w:p>
    <w:p w:rsidR="009A40D9" w:rsidRDefault="003D7097" w:rsidP="001342E1">
      <w:pPr>
        <w:numPr>
          <w:ilvl w:val="0"/>
          <w:numId w:val="39"/>
        </w:numPr>
      </w:pPr>
      <w:r w:rsidRPr="003D7097">
        <w:t>run /</w:t>
      </w:r>
      <w:proofErr w:type="spellStart"/>
      <w:r w:rsidRPr="003D7097">
        <w:t>mnt</w:t>
      </w:r>
      <w:proofErr w:type="spellEnd"/>
      <w:r w:rsidRPr="003D7097">
        <w:t>/backup/scripts/oms_stop.sh</w:t>
      </w:r>
    </w:p>
    <w:p w:rsidR="001342E1" w:rsidRDefault="001342E1" w:rsidP="001342E1">
      <w:pPr>
        <w:pStyle w:val="Heading3"/>
      </w:pPr>
      <w:bookmarkStart w:id="42" w:name="_Toc458523603"/>
      <w:r>
        <w:t>belbru-orav403</w:t>
      </w:r>
      <w:bookmarkEnd w:id="42"/>
    </w:p>
    <w:p w:rsidR="00C46183" w:rsidRDefault="003D7097" w:rsidP="001342E1">
      <w:proofErr w:type="gramStart"/>
      <w:r>
        <w:t>stop</w:t>
      </w:r>
      <w:proofErr w:type="gramEnd"/>
      <w:r>
        <w:t xml:space="preserve"> instanc</w:t>
      </w:r>
      <w:r w:rsidR="001342E1">
        <w:t>es</w:t>
      </w:r>
    </w:p>
    <w:p w:rsidR="00C46183" w:rsidRDefault="00FD1AF2" w:rsidP="001342E1">
      <w:pPr>
        <w:numPr>
          <w:ilvl w:val="0"/>
          <w:numId w:val="39"/>
        </w:numPr>
      </w:pPr>
      <w:r>
        <w:t xml:space="preserve">run </w:t>
      </w:r>
      <w:r w:rsidR="00C46183" w:rsidRPr="00C46183">
        <w:t>/</w:t>
      </w:r>
      <w:proofErr w:type="spellStart"/>
      <w:r w:rsidR="00C46183" w:rsidRPr="00C46183">
        <w:t>mnt</w:t>
      </w:r>
      <w:proofErr w:type="spellEnd"/>
      <w:r w:rsidR="00C46183" w:rsidRPr="00C46183">
        <w:t>/backup/scripts</w:t>
      </w:r>
      <w:r w:rsidR="00C46183">
        <w:t>/rmancat_stop.sh</w:t>
      </w:r>
    </w:p>
    <w:p w:rsidR="004421FE" w:rsidRDefault="00FD1AF2" w:rsidP="001342E1">
      <w:pPr>
        <w:numPr>
          <w:ilvl w:val="0"/>
          <w:numId w:val="39"/>
        </w:numPr>
      </w:pPr>
      <w:r>
        <w:t xml:space="preserve">run </w:t>
      </w:r>
      <w:r w:rsidR="00C46183">
        <w:t>/</w:t>
      </w:r>
      <w:proofErr w:type="spellStart"/>
      <w:r w:rsidR="00C46183">
        <w:t>mnt</w:t>
      </w:r>
      <w:proofErr w:type="spellEnd"/>
      <w:r w:rsidR="00C46183">
        <w:t>/backup/scripts/mtdb</w:t>
      </w:r>
      <w:r w:rsidR="00C46183" w:rsidRPr="00C46183">
        <w:t>_stop.sh</w:t>
      </w:r>
    </w:p>
    <w:p w:rsidR="003D7097" w:rsidRDefault="003D7097" w:rsidP="006C33CB"/>
    <w:p w:rsidR="00FD1AF2" w:rsidRDefault="00FD1AF2" w:rsidP="006C33CB">
      <w:r>
        <w:t>Patch belbru-orav403, belbru-orav404</w:t>
      </w:r>
    </w:p>
    <w:p w:rsidR="00FD1AF2" w:rsidRDefault="00FD1AF2" w:rsidP="0095226E">
      <w:pPr>
        <w:pStyle w:val="Heading2"/>
      </w:pPr>
      <w:bookmarkStart w:id="43" w:name="_Toc458523604"/>
      <w:r>
        <w:t>Starting order</w:t>
      </w:r>
      <w:r w:rsidR="0095226E">
        <w:t xml:space="preserve"> after patching </w:t>
      </w:r>
      <w:r w:rsidR="0095226E" w:rsidRPr="0095226E">
        <w:t>belbru-orav403 &amp; belbru-orav404</w:t>
      </w:r>
      <w:bookmarkEnd w:id="43"/>
    </w:p>
    <w:p w:rsidR="00FD1AF2" w:rsidRDefault="00BC606C" w:rsidP="00FD1AF2">
      <w:pPr>
        <w:pStyle w:val="Heading3"/>
      </w:pPr>
      <w:bookmarkStart w:id="44" w:name="_Toc458523605"/>
      <w:r>
        <w:t>b</w:t>
      </w:r>
      <w:r w:rsidR="00FD1AF2">
        <w:t>elbru-orav403</w:t>
      </w:r>
      <w:bookmarkEnd w:id="44"/>
    </w:p>
    <w:p w:rsidR="00FD1AF2" w:rsidRDefault="00FD1AF2" w:rsidP="006C33CB">
      <w:r>
        <w:t>Start instances</w:t>
      </w:r>
    </w:p>
    <w:p w:rsidR="00FD1AF2" w:rsidRDefault="00FD1AF2" w:rsidP="00FD1AF2">
      <w:pPr>
        <w:numPr>
          <w:ilvl w:val="0"/>
          <w:numId w:val="40"/>
        </w:numPr>
      </w:pPr>
      <w:r>
        <w:t>run /</w:t>
      </w:r>
      <w:proofErr w:type="spellStart"/>
      <w:r>
        <w:t>mnt</w:t>
      </w:r>
      <w:proofErr w:type="spellEnd"/>
      <w:r>
        <w:t>/backup/scripts/rmancat_start.sh</w:t>
      </w:r>
    </w:p>
    <w:p w:rsidR="00FD1AF2" w:rsidRDefault="00FD1AF2" w:rsidP="00FD1AF2">
      <w:pPr>
        <w:numPr>
          <w:ilvl w:val="0"/>
          <w:numId w:val="40"/>
        </w:numPr>
      </w:pPr>
      <w:r>
        <w:t>run /</w:t>
      </w:r>
      <w:proofErr w:type="spellStart"/>
      <w:r>
        <w:t>mnt</w:t>
      </w:r>
      <w:proofErr w:type="spellEnd"/>
      <w:r>
        <w:t>/backup/scripts/mtdb_start.sh</w:t>
      </w:r>
    </w:p>
    <w:p w:rsidR="00FD1AF2" w:rsidRDefault="00BC606C" w:rsidP="00FD1AF2">
      <w:pPr>
        <w:pStyle w:val="Heading3"/>
      </w:pPr>
      <w:bookmarkStart w:id="45" w:name="_Toc458523606"/>
      <w:r>
        <w:t>b</w:t>
      </w:r>
      <w:r w:rsidR="00FD1AF2">
        <w:t>elbru-orav404</w:t>
      </w:r>
      <w:bookmarkEnd w:id="45"/>
    </w:p>
    <w:p w:rsidR="00FD1AF2" w:rsidRDefault="00FD1AF2" w:rsidP="006C33CB">
      <w:pPr>
        <w:numPr>
          <w:ilvl w:val="0"/>
          <w:numId w:val="41"/>
        </w:numPr>
      </w:pPr>
      <w:r>
        <w:t>run /</w:t>
      </w:r>
      <w:proofErr w:type="spellStart"/>
      <w:r>
        <w:t>mnt</w:t>
      </w:r>
      <w:proofErr w:type="spellEnd"/>
      <w:r>
        <w:t>/backup/scripts/oms_start</w:t>
      </w:r>
      <w:r w:rsidRPr="00FD1AF2">
        <w:t>.sh</w:t>
      </w:r>
    </w:p>
    <w:p w:rsidR="003D7097" w:rsidRDefault="001F54F6" w:rsidP="002D42ED">
      <w:pPr>
        <w:pStyle w:val="Heading2"/>
      </w:pPr>
      <w:bookmarkStart w:id="46" w:name="_Toc458523607"/>
      <w:r>
        <w:t>Patching belbru-orap401 &amp; belbru-orap402</w:t>
      </w:r>
      <w:bookmarkEnd w:id="46"/>
    </w:p>
    <w:p w:rsidR="001F54F6" w:rsidRDefault="001F54F6" w:rsidP="006C33CB">
      <w:r>
        <w:t xml:space="preserve">Each database has instances, primary and standby, on </w:t>
      </w:r>
      <w:proofErr w:type="gramStart"/>
      <w:r>
        <w:t>server</w:t>
      </w:r>
      <w:r w:rsidR="002D42ED">
        <w:t>s</w:t>
      </w:r>
      <w:proofErr w:type="gramEnd"/>
      <w:r>
        <w:t xml:space="preserve"> belbru-orap401 &amp; belbru-orap402</w:t>
      </w:r>
    </w:p>
    <w:p w:rsidR="001F54F6" w:rsidRDefault="001F54F6" w:rsidP="006C33CB">
      <w:proofErr w:type="gramStart"/>
      <w:r>
        <w:t>Principle :</w:t>
      </w:r>
      <w:proofErr w:type="gramEnd"/>
      <w:r>
        <w:t xml:space="preserve"> patch servers with standby databases.</w:t>
      </w:r>
    </w:p>
    <w:p w:rsidR="001F54F6" w:rsidRDefault="001F54F6" w:rsidP="006C33CB">
      <w:r>
        <w:t xml:space="preserve">Gather primaries on same server by switching </w:t>
      </w:r>
      <w:proofErr w:type="gramStart"/>
      <w:r>
        <w:t>over  when</w:t>
      </w:r>
      <w:proofErr w:type="gramEnd"/>
      <w:r>
        <w:t xml:space="preserve"> necessary.</w:t>
      </w:r>
    </w:p>
    <w:p w:rsidR="002D42ED" w:rsidRDefault="001F54F6" w:rsidP="002D42ED">
      <w:pPr>
        <w:pStyle w:val="Heading3"/>
      </w:pPr>
      <w:bookmarkStart w:id="47" w:name="_Toc458523608"/>
      <w:r>
        <w:t>Ex</w:t>
      </w:r>
      <w:r w:rsidR="000A3FD3">
        <w:t>a</w:t>
      </w:r>
      <w:r w:rsidR="002D42ED">
        <w:t>mple for step to gather primaries</w:t>
      </w:r>
      <w:bookmarkEnd w:id="47"/>
    </w:p>
    <w:p w:rsidR="001F54F6" w:rsidRDefault="008F407E" w:rsidP="00F7482E">
      <w:r>
        <w:t>A</w:t>
      </w:r>
      <w:r w:rsidR="001F54F6">
        <w:t>ssuming bodbd1 and bodbd2 are respectively primary and standby databases on belbru-orap401 &amp; belbru-orap402 and that belbru-orap401 is to be patched.</w:t>
      </w:r>
    </w:p>
    <w:p w:rsidR="001F54F6" w:rsidRDefault="001F54F6" w:rsidP="00F7482E">
      <w:pPr>
        <w:spacing w:line="360" w:lineRule="auto"/>
      </w:pPr>
      <w:proofErr w:type="gramStart"/>
      <w:r>
        <w:t>On  belbru</w:t>
      </w:r>
      <w:proofErr w:type="gramEnd"/>
      <w:r>
        <w:t>-orav403 as oracle</w:t>
      </w:r>
      <w:r w:rsidR="002D42ED">
        <w:t xml:space="preserve">, run </w:t>
      </w:r>
      <w:r>
        <w:t>switchover</w:t>
      </w:r>
    </w:p>
    <w:p w:rsidR="001F54F6" w:rsidRDefault="00DA20A7" w:rsidP="00F7482E">
      <w:pPr>
        <w:numPr>
          <w:ilvl w:val="0"/>
          <w:numId w:val="41"/>
        </w:numPr>
        <w:spacing w:line="360" w:lineRule="auto"/>
      </w:pPr>
      <w:r>
        <w:t xml:space="preserve">run </w:t>
      </w:r>
      <w:r w:rsidR="001F54F6">
        <w:t>/</w:t>
      </w:r>
      <w:proofErr w:type="spellStart"/>
      <w:r w:rsidR="001F54F6">
        <w:t>mnt</w:t>
      </w:r>
      <w:proofErr w:type="spellEnd"/>
      <w:r w:rsidR="001F54F6">
        <w:t xml:space="preserve">/backup/scripts/switchover.sh bodbd1 bodbd2 </w:t>
      </w:r>
      <w:proofErr w:type="spellStart"/>
      <w:r w:rsidR="001F54F6">
        <w:t>xxxxxx</w:t>
      </w:r>
      <w:proofErr w:type="spellEnd"/>
    </w:p>
    <w:p w:rsidR="001F54F6" w:rsidRDefault="001F54F6" w:rsidP="00F7482E">
      <w:pPr>
        <w:spacing w:line="360" w:lineRule="auto"/>
      </w:pPr>
      <w:r>
        <w:t>Bodbd2 becomes a primary database</w:t>
      </w:r>
    </w:p>
    <w:p w:rsidR="001F54F6" w:rsidRDefault="001F54F6" w:rsidP="00F7482E">
      <w:pPr>
        <w:spacing w:line="360" w:lineRule="auto"/>
      </w:pPr>
      <w:r>
        <w:t>On belbru-orap401 as oracle</w:t>
      </w:r>
      <w:r w:rsidR="002D42ED">
        <w:t>, s</w:t>
      </w:r>
      <w:r>
        <w:t>top new standby</w:t>
      </w:r>
    </w:p>
    <w:p w:rsidR="00982843" w:rsidRDefault="00DA20A7" w:rsidP="00F7482E">
      <w:pPr>
        <w:numPr>
          <w:ilvl w:val="0"/>
          <w:numId w:val="41"/>
        </w:numPr>
        <w:spacing w:line="360" w:lineRule="auto"/>
      </w:pPr>
      <w:proofErr w:type="spellStart"/>
      <w:r>
        <w:t>s</w:t>
      </w:r>
      <w:r w:rsidR="001F54F6">
        <w:t>rvctl</w:t>
      </w:r>
      <w:proofErr w:type="spellEnd"/>
      <w:r w:rsidR="001F54F6">
        <w:t xml:space="preserve"> stop database –d bodbd1</w:t>
      </w:r>
    </w:p>
    <w:p w:rsidR="00982843" w:rsidRDefault="00982843" w:rsidP="00F7482E">
      <w:pPr>
        <w:spacing w:line="360" w:lineRule="auto"/>
      </w:pPr>
      <w:proofErr w:type="gramStart"/>
      <w:r>
        <w:t>Repeat switchover and “</w:t>
      </w:r>
      <w:proofErr w:type="spellStart"/>
      <w:r>
        <w:t>srvctl</w:t>
      </w:r>
      <w:proofErr w:type="spellEnd"/>
      <w:r>
        <w:t xml:space="preserve"> stop database –d xxx” for all primaries left.</w:t>
      </w:r>
      <w:proofErr w:type="gramEnd"/>
    </w:p>
    <w:p w:rsidR="00982843" w:rsidRDefault="00982843" w:rsidP="00F7482E">
      <w:pPr>
        <w:spacing w:line="360" w:lineRule="auto"/>
      </w:pPr>
      <w:r>
        <w:t>On belbru-orap401 as grid</w:t>
      </w:r>
      <w:r w:rsidR="002D42ED">
        <w:t>, stop High Availability Services</w:t>
      </w:r>
    </w:p>
    <w:p w:rsidR="00982843" w:rsidRDefault="00DA20A7" w:rsidP="00F7482E">
      <w:pPr>
        <w:numPr>
          <w:ilvl w:val="0"/>
          <w:numId w:val="41"/>
        </w:numPr>
        <w:spacing w:line="360" w:lineRule="auto"/>
      </w:pPr>
      <w:proofErr w:type="spellStart"/>
      <w:r>
        <w:t>c</w:t>
      </w:r>
      <w:r w:rsidR="00982843">
        <w:t>rsctl</w:t>
      </w:r>
      <w:proofErr w:type="spellEnd"/>
      <w:r w:rsidR="00982843">
        <w:t xml:space="preserve"> stop has</w:t>
      </w:r>
    </w:p>
    <w:p w:rsidR="00F7482E" w:rsidRDefault="00F7482E" w:rsidP="006C33CB"/>
    <w:p w:rsidR="001F54F6" w:rsidRPr="00F7482E" w:rsidRDefault="00F7482E" w:rsidP="006C33CB">
      <w:pPr>
        <w:rPr>
          <w:b/>
        </w:rPr>
      </w:pPr>
      <w:r w:rsidRPr="00F7482E">
        <w:rPr>
          <w:b/>
        </w:rPr>
        <w:lastRenderedPageBreak/>
        <w:t>Patch belbru-orap401</w:t>
      </w:r>
    </w:p>
    <w:p w:rsidR="008F407E" w:rsidRDefault="008F407E" w:rsidP="00DA20A7">
      <w:pPr>
        <w:spacing w:line="360" w:lineRule="auto"/>
      </w:pPr>
      <w:r>
        <w:t>Proceed in reverse order to return to original situation</w:t>
      </w:r>
    </w:p>
    <w:p w:rsidR="008F407E" w:rsidRDefault="008F407E" w:rsidP="00F7482E">
      <w:pPr>
        <w:spacing w:line="360" w:lineRule="auto"/>
      </w:pPr>
      <w:r>
        <w:t>On belbru-orap401 as grid, start High Availability Services</w:t>
      </w:r>
    </w:p>
    <w:p w:rsidR="008F407E" w:rsidRDefault="00DA20A7" w:rsidP="00F7482E">
      <w:pPr>
        <w:numPr>
          <w:ilvl w:val="0"/>
          <w:numId w:val="41"/>
        </w:numPr>
        <w:spacing w:line="360" w:lineRule="auto"/>
      </w:pPr>
      <w:proofErr w:type="spellStart"/>
      <w:r>
        <w:t>c</w:t>
      </w:r>
      <w:r w:rsidR="008F407E">
        <w:t>rsctl</w:t>
      </w:r>
      <w:proofErr w:type="spellEnd"/>
      <w:r w:rsidR="008F407E">
        <w:t xml:space="preserve"> start has</w:t>
      </w:r>
    </w:p>
    <w:p w:rsidR="008F407E" w:rsidRDefault="008F407E" w:rsidP="00F7482E">
      <w:pPr>
        <w:spacing w:line="360" w:lineRule="auto"/>
      </w:pPr>
      <w:r>
        <w:t>On belbru-orap401, as oracle, start standby instances</w:t>
      </w:r>
    </w:p>
    <w:p w:rsidR="008F407E" w:rsidRPr="00DA20A7" w:rsidRDefault="00DA20A7" w:rsidP="00F7482E">
      <w:pPr>
        <w:numPr>
          <w:ilvl w:val="0"/>
          <w:numId w:val="41"/>
        </w:numPr>
        <w:spacing w:line="360" w:lineRule="auto"/>
        <w:rPr>
          <w:lang w:val="nn-NO"/>
        </w:rPr>
      </w:pPr>
      <w:r w:rsidRPr="00DA20A7">
        <w:rPr>
          <w:lang w:val="nn-NO"/>
        </w:rPr>
        <w:t>s</w:t>
      </w:r>
      <w:r w:rsidR="008F407E" w:rsidRPr="00DA20A7">
        <w:rPr>
          <w:lang w:val="nn-NO"/>
        </w:rPr>
        <w:t>rvctl start database –d bodbd1</w:t>
      </w:r>
    </w:p>
    <w:p w:rsidR="008F407E" w:rsidRDefault="008F407E" w:rsidP="00F7482E">
      <w:pPr>
        <w:spacing w:line="360" w:lineRule="auto"/>
      </w:pPr>
      <w:r>
        <w:t>Repeat for all standby databases</w:t>
      </w:r>
    </w:p>
    <w:p w:rsidR="008F407E" w:rsidRDefault="008F407E" w:rsidP="00F7482E">
      <w:pPr>
        <w:spacing w:line="360" w:lineRule="auto"/>
      </w:pPr>
      <w:r>
        <w:t>On belbru-orav403, as oracle, switchover to reactiv</w:t>
      </w:r>
      <w:r w:rsidR="00440A6D">
        <w:t>at</w:t>
      </w:r>
      <w:r>
        <w:t xml:space="preserve">e </w:t>
      </w:r>
      <w:r w:rsidR="00440A6D">
        <w:t xml:space="preserve">original </w:t>
      </w:r>
      <w:r>
        <w:t>primaries</w:t>
      </w:r>
    </w:p>
    <w:p w:rsidR="008F407E" w:rsidRDefault="00DA20A7" w:rsidP="00F7482E">
      <w:pPr>
        <w:numPr>
          <w:ilvl w:val="0"/>
          <w:numId w:val="41"/>
        </w:numPr>
        <w:spacing w:line="360" w:lineRule="auto"/>
      </w:pPr>
      <w:r>
        <w:t>s</w:t>
      </w:r>
      <w:r w:rsidR="008F407E">
        <w:t xml:space="preserve">witchover bodbd1 bodbd2 </w:t>
      </w:r>
      <w:proofErr w:type="spellStart"/>
      <w:r w:rsidR="008F407E">
        <w:t>xxxx</w:t>
      </w:r>
      <w:proofErr w:type="spellEnd"/>
    </w:p>
    <w:p w:rsidR="001F54F6" w:rsidRDefault="001F54F6" w:rsidP="006C33CB"/>
    <w:p w:rsidR="001F54F6" w:rsidRDefault="001F54F6" w:rsidP="006C33CB"/>
    <w:p w:rsidR="00C12B12" w:rsidRDefault="00C12B12">
      <w:pPr>
        <w:rPr>
          <w:ins w:id="48" w:author="BRIENS Philippe (EEAS-EXT)" w:date="2016-12-14T20:58:00Z"/>
        </w:rPr>
      </w:pPr>
      <w:ins w:id="49" w:author="BRIENS Philippe (EEAS-EXT)" w:date="2016-12-14T20:58:00Z">
        <w:r>
          <w:br w:type="page"/>
        </w:r>
      </w:ins>
    </w:p>
    <w:p w:rsidR="00316753" w:rsidRDefault="00C12B12">
      <w:pPr>
        <w:pStyle w:val="Heading1"/>
        <w:rPr>
          <w:ins w:id="50" w:author="BRIENS Philippe (EEAS-EXT)" w:date="2016-12-14T20:58:00Z"/>
        </w:rPr>
        <w:pPrChange w:id="51" w:author="BRIENS Philippe (EEAS-EXT)" w:date="2016-12-14T20:59:00Z">
          <w:pPr/>
        </w:pPrChange>
      </w:pPr>
      <w:ins w:id="52" w:author="BRIENS Philippe (EEAS-EXT)" w:date="2016-12-14T20:58:00Z">
        <w:r>
          <w:lastRenderedPageBreak/>
          <w:t>Backup changes</w:t>
        </w:r>
      </w:ins>
    </w:p>
    <w:p w:rsidR="00C12B12" w:rsidRDefault="00C12B12" w:rsidP="006C33CB">
      <w:pPr>
        <w:rPr>
          <w:ins w:id="53" w:author="BRIENS Philippe (EEAS-EXT)" w:date="2016-12-14T21:00:00Z"/>
        </w:rPr>
      </w:pPr>
      <w:ins w:id="54" w:author="BRIENS Philippe (EEAS-EXT)" w:date="2016-12-14T20:59:00Z">
        <w:r>
          <w:t xml:space="preserve">The volume of data changes on development </w:t>
        </w:r>
      </w:ins>
      <w:ins w:id="55" w:author="BRIENS Philippe (EEAS-EXT)" w:date="2016-12-14T21:00:00Z">
        <w:r>
          <w:t>database</w:t>
        </w:r>
      </w:ins>
      <w:ins w:id="56" w:author="BRIENS Philippe (EEAS-EXT)" w:date="2016-12-14T20:59:00Z">
        <w:r>
          <w:t xml:space="preserve"> led to a new backup strategy</w:t>
        </w:r>
      </w:ins>
      <w:ins w:id="57" w:author="BRIENS Philippe (EEAS-EXT)" w:date="2016-12-14T21:00:00Z">
        <w:r>
          <w:t xml:space="preserve"> resumed below</w:t>
        </w:r>
      </w:ins>
    </w:p>
    <w:p w:rsidR="00316753" w:rsidRDefault="00C12B12">
      <w:pPr>
        <w:pStyle w:val="ListParagraph"/>
        <w:numPr>
          <w:ilvl w:val="0"/>
          <w:numId w:val="41"/>
        </w:numPr>
        <w:rPr>
          <w:ins w:id="58" w:author="BRIENS Philippe (EEAS-EXT)" w:date="2016-12-14T21:27:00Z"/>
        </w:rPr>
        <w:pPrChange w:id="59" w:author="BRIENS Philippe (EEAS-EXT)" w:date="2016-12-14T21:30:00Z">
          <w:pPr/>
        </w:pPrChange>
      </w:pPr>
      <w:ins w:id="60" w:author="BRIENS Philippe (EEAS-EXT)" w:date="2016-12-14T21:00:00Z">
        <w:r>
          <w:t xml:space="preserve">No backup of standby databases. </w:t>
        </w:r>
      </w:ins>
      <w:ins w:id="61" w:author="BRIENS Philippe (EEAS-EXT)" w:date="2016-12-14T21:02:00Z">
        <w:r>
          <w:t>Archived logs produced when applying primary databases changes are</w:t>
        </w:r>
      </w:ins>
      <w:ins w:id="62" w:author="BRIENS Philippe (EEAS-EXT)" w:date="2016-12-14T21:27:00Z">
        <w:r w:rsidR="00035A37">
          <w:t xml:space="preserve"> not saved. </w:t>
        </w:r>
      </w:ins>
      <w:ins w:id="63" w:author="BRIENS Philippe (EEAS-EXT)" w:date="2016-12-14T21:00:00Z">
        <w:r>
          <w:t>Standby databases still allow for switchover of failover.</w:t>
        </w:r>
      </w:ins>
    </w:p>
    <w:p w:rsidR="00316753" w:rsidRDefault="00035A37">
      <w:pPr>
        <w:pStyle w:val="ListParagraph"/>
        <w:numPr>
          <w:ilvl w:val="0"/>
          <w:numId w:val="41"/>
        </w:numPr>
        <w:rPr>
          <w:ins w:id="64" w:author="BRIENS Philippe (EEAS-EXT)" w:date="2016-12-14T21:29:00Z"/>
        </w:rPr>
        <w:pPrChange w:id="65" w:author="BRIENS Philippe (EEAS-EXT)" w:date="2016-12-14T21:30:00Z">
          <w:pPr/>
        </w:pPrChange>
      </w:pPr>
      <w:ins w:id="66" w:author="BRIENS Philippe (EEAS-EXT)" w:date="2016-12-14T21:27:00Z">
        <w:r>
          <w:t xml:space="preserve">Archived logs </w:t>
        </w:r>
      </w:ins>
      <w:ins w:id="67" w:author="BRIENS Philippe (EEAS-EXT)" w:date="2016-12-14T21:28:00Z">
        <w:r>
          <w:t xml:space="preserve">produced on primary databases are backed up more often to avoid lengthy </w:t>
        </w:r>
      </w:ins>
      <w:ins w:id="68" w:author="BRIENS Philippe (EEAS-EXT)" w:date="2016-12-14T21:29:00Z">
        <w:r>
          <w:t xml:space="preserve">evening </w:t>
        </w:r>
      </w:ins>
      <w:ins w:id="69" w:author="BRIENS Philippe (EEAS-EXT)" w:date="2016-12-14T21:28:00Z">
        <w:r>
          <w:t>full backup</w:t>
        </w:r>
      </w:ins>
      <w:ins w:id="70" w:author="BRIENS Philippe (EEAS-EXT)" w:date="2016-12-14T21:29:00Z">
        <w:r>
          <w:t>s</w:t>
        </w:r>
      </w:ins>
    </w:p>
    <w:p w:rsidR="00035A37" w:rsidRDefault="00035A37" w:rsidP="006C33CB">
      <w:pPr>
        <w:rPr>
          <w:ins w:id="71" w:author="BRIENS Philippe (EEAS-EXT)" w:date="2016-12-14T21:30:00Z"/>
        </w:rPr>
      </w:pPr>
      <w:ins w:id="72" w:author="BRIENS Philippe (EEAS-EXT)" w:date="2016-12-14T21:30:00Z">
        <w:r>
          <w:t>Blah …</w:t>
        </w:r>
      </w:ins>
    </w:p>
    <w:p w:rsidR="00035A37" w:rsidRDefault="00035A37" w:rsidP="006C33CB">
      <w:pPr>
        <w:rPr>
          <w:ins w:id="73" w:author="BRIENS Philippe (EEAS-EXT)" w:date="2016-12-14T21:31:00Z"/>
        </w:rPr>
      </w:pPr>
      <w:ins w:id="74" w:author="BRIENS Philippe (EEAS-EXT)" w:date="2016-12-14T21:30:00Z">
        <w:r>
          <w:t>Archived log</w:t>
        </w:r>
      </w:ins>
      <w:ins w:id="75" w:author="BRIENS Philippe (EEAS-EXT)" w:date="2016-12-14T21:31:00Z">
        <w:r>
          <w:t>s cleanup on standby databases</w:t>
        </w:r>
      </w:ins>
    </w:p>
    <w:p w:rsidR="00035A37" w:rsidRDefault="00035A37" w:rsidP="006C33CB">
      <w:ins w:id="76" w:author="BRIENS Philippe (EEAS-EXT)" w:date="2016-12-14T21:31:00Z">
        <w:r>
          <w:t xml:space="preserve">EM </w:t>
        </w:r>
        <w:proofErr w:type="gramStart"/>
        <w:r>
          <w:t>12c  RMAN</w:t>
        </w:r>
        <w:proofErr w:type="gramEnd"/>
        <w:r>
          <w:t xml:space="preserve"> job </w:t>
        </w:r>
      </w:ins>
      <w:ins w:id="77" w:author="BRIENS Philippe (EEAS-EXT)" w:date="2016-12-14T21:32:00Z">
        <w:r>
          <w:t xml:space="preserve">“RMAN </w:t>
        </w:r>
      </w:ins>
      <w:ins w:id="78" w:author="BRIENS Philippe (EEAS-EXT)" w:date="2016-12-14T21:33:00Z">
        <w:r>
          <w:t>ARCHIVE LOG” is run ½ h for standby databases.</w:t>
        </w:r>
      </w:ins>
      <w:bookmarkStart w:id="79" w:name="_GoBack"/>
      <w:bookmarkEnd w:id="79"/>
    </w:p>
    <w:sectPr w:rsidR="00035A37" w:rsidSect="00E40D35">
      <w:footerReference w:type="default" r:id="rId31"/>
      <w:pgSz w:w="11906" w:h="16838" w:code="9"/>
      <w:pgMar w:top="720" w:right="720" w:bottom="720" w:left="720" w:header="113" w:footer="11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6753" w:rsidRDefault="00316753" w:rsidP="00E1631F">
      <w:r>
        <w:separator/>
      </w:r>
    </w:p>
  </w:endnote>
  <w:endnote w:type="continuationSeparator" w:id="0">
    <w:p w:rsidR="00316753" w:rsidRDefault="00316753" w:rsidP="00E163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6753" w:rsidRPr="00AE7350" w:rsidRDefault="00316753" w:rsidP="00AE7350">
    <w:pPr>
      <w:pStyle w:val="Footer"/>
    </w:pPr>
  </w:p>
  <w:p w:rsidR="00316753" w:rsidRDefault="00316753" w:rsidP="00402277">
    <w:pPr>
      <w:pStyle w:val="Footer"/>
      <w:tabs>
        <w:tab w:val="clear" w:pos="8640"/>
        <w:tab w:val="left" w:pos="3315"/>
        <w:tab w:val="right" w:pos="8646"/>
      </w:tabs>
    </w:pPr>
    <w:r>
      <w:tab/>
    </w:r>
    <w:r>
      <w:tab/>
    </w:r>
    <w:r>
      <w:tab/>
    </w:r>
    <w:r>
      <w:tab/>
    </w:r>
    <w:r>
      <w:tab/>
    </w:r>
    <w:r>
      <w:tab/>
    </w:r>
  </w:p>
  <w:p w:rsidR="00316753" w:rsidRPr="00D94F46" w:rsidRDefault="00316753" w:rsidP="00A61CDA">
    <w:pPr>
      <w:pStyle w:val="Header"/>
      <w:jc w:val="center"/>
      <w:rPr>
        <w:b w:val="0"/>
        <w:sz w:val="24"/>
        <w:szCs w:val="24"/>
      </w:rPr>
    </w:pPr>
    <w:ins w:id="80" w:author="phjr" w:date="2019-07-22T11:00:00Z">
      <w:r>
        <w:rPr>
          <w:b w:val="0"/>
          <w:sz w:val="24"/>
          <w:szCs w:val="24"/>
        </w:rPr>
        <w:t>CGDIS Data Guard Systems Opertator’s Guide</w:t>
      </w:r>
    </w:ins>
    <w:del w:id="81" w:author="phjr" w:date="2019-07-22T11:00:00Z">
      <w:r w:rsidRPr="00D94F46" w:rsidDel="00D11FB6">
        <w:rPr>
          <w:b w:val="0"/>
          <w:sz w:val="24"/>
          <w:szCs w:val="24"/>
        </w:rPr>
        <w:delText>EEAS DEV/TEST Oracle 11gR2 Data Guard – Operations</w:delText>
      </w:r>
    </w:del>
    <w:r w:rsidRPr="00D94F46">
      <w:rPr>
        <w:b w:val="0"/>
        <w:sz w:val="24"/>
        <w:szCs w:val="24"/>
      </w:rPr>
      <w:t xml:space="preserve"> - </w:t>
    </w:r>
    <w:r w:rsidRPr="00D94F46">
      <w:rPr>
        <w:b w:val="0"/>
        <w:color w:val="808080"/>
        <w:spacing w:val="60"/>
        <w:sz w:val="24"/>
        <w:szCs w:val="24"/>
      </w:rPr>
      <w:t>Page</w:t>
    </w:r>
    <w:r w:rsidRPr="00D94F46">
      <w:rPr>
        <w:b w:val="0"/>
        <w:sz w:val="24"/>
        <w:szCs w:val="24"/>
      </w:rPr>
      <w:t xml:space="preserve"> | </w:t>
    </w:r>
    <w:r w:rsidRPr="001B6DA0">
      <w:rPr>
        <w:b w:val="0"/>
        <w:noProof w:val="0"/>
        <w:sz w:val="24"/>
        <w:szCs w:val="24"/>
      </w:rPr>
      <w:fldChar w:fldCharType="begin"/>
    </w:r>
    <w:r w:rsidRPr="00D94F46">
      <w:rPr>
        <w:b w:val="0"/>
        <w:sz w:val="24"/>
        <w:szCs w:val="24"/>
      </w:rPr>
      <w:instrText xml:space="preserve"> PAGE   \* MERGEFORMAT </w:instrText>
    </w:r>
    <w:r w:rsidRPr="001B6DA0">
      <w:rPr>
        <w:b w:val="0"/>
        <w:noProof w:val="0"/>
        <w:sz w:val="24"/>
        <w:szCs w:val="24"/>
      </w:rPr>
      <w:fldChar w:fldCharType="separate"/>
    </w:r>
    <w:r w:rsidR="00F70957" w:rsidRPr="00F70957">
      <w:rPr>
        <w:b w:val="0"/>
        <w:bCs/>
        <w:sz w:val="24"/>
        <w:szCs w:val="24"/>
      </w:rPr>
      <w:t>6</w:t>
    </w:r>
    <w:r w:rsidRPr="00D94F46">
      <w:rPr>
        <w:b w:val="0"/>
        <w:bCs/>
        <w:sz w:val="24"/>
        <w:szCs w:val="24"/>
      </w:rPr>
      <w:fldChar w:fldCharType="end"/>
    </w:r>
    <w:r w:rsidRPr="00D94F46">
      <w:rPr>
        <w:b w:val="0"/>
        <w:sz w:val="24"/>
        <w:szCs w:val="24"/>
      </w:rPr>
      <w:t xml:space="preserve"> </w:t>
    </w:r>
  </w:p>
  <w:p w:rsidR="00316753" w:rsidRPr="00073BA6" w:rsidRDefault="00316753" w:rsidP="009A2504">
    <w:pPr>
      <w:pStyle w:val="Footer"/>
      <w:tabs>
        <w:tab w:val="left" w:pos="7655"/>
      </w:tabs>
      <w:jc w:val="center"/>
      <w:rPr>
        <w:rFonts w:ascii="Arial" w:hAnsi="Arial" w:cs="Arial"/>
        <w:b/>
      </w:rPr>
    </w:pPr>
  </w:p>
  <w:p w:rsidR="00316753" w:rsidRDefault="0031675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6753" w:rsidRDefault="00316753" w:rsidP="00E1631F">
      <w:r>
        <w:separator/>
      </w:r>
    </w:p>
  </w:footnote>
  <w:footnote w:type="continuationSeparator" w:id="0">
    <w:p w:rsidR="00316753" w:rsidRDefault="00316753" w:rsidP="00E1631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52A4F8B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val="en-GB"/>
      </w:rPr>
    </w:lvl>
    <w:lvl w:ilvl="2">
      <w:start w:val="1"/>
      <w:numFmt w:val="decimal"/>
      <w:pStyle w:val="Heading3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5D3270F"/>
    <w:multiLevelType w:val="hybridMultilevel"/>
    <w:tmpl w:val="4D08B8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00EA4"/>
    <w:multiLevelType w:val="hybridMultilevel"/>
    <w:tmpl w:val="A6080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F76712"/>
    <w:multiLevelType w:val="hybridMultilevel"/>
    <w:tmpl w:val="B54834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864577"/>
    <w:multiLevelType w:val="hybridMultilevel"/>
    <w:tmpl w:val="8C505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630A49"/>
    <w:multiLevelType w:val="hybridMultilevel"/>
    <w:tmpl w:val="F05CA4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E59B6"/>
    <w:multiLevelType w:val="hybridMultilevel"/>
    <w:tmpl w:val="E584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B57090"/>
    <w:multiLevelType w:val="hybridMultilevel"/>
    <w:tmpl w:val="31F6F0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9D32F2"/>
    <w:multiLevelType w:val="hybridMultilevel"/>
    <w:tmpl w:val="3E3A8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35671C"/>
    <w:multiLevelType w:val="hybridMultilevel"/>
    <w:tmpl w:val="F65481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5C315F"/>
    <w:multiLevelType w:val="hybridMultilevel"/>
    <w:tmpl w:val="93A227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9F7266"/>
    <w:multiLevelType w:val="hybridMultilevel"/>
    <w:tmpl w:val="F956E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81E12"/>
    <w:multiLevelType w:val="hybridMultilevel"/>
    <w:tmpl w:val="88FA567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E16054"/>
    <w:multiLevelType w:val="hybridMultilevel"/>
    <w:tmpl w:val="45BC9D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DB1C79"/>
    <w:multiLevelType w:val="hybridMultilevel"/>
    <w:tmpl w:val="16A648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D371EC"/>
    <w:multiLevelType w:val="hybridMultilevel"/>
    <w:tmpl w:val="8424B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1D6F64"/>
    <w:multiLevelType w:val="hybridMultilevel"/>
    <w:tmpl w:val="5CAEFE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180B23"/>
    <w:multiLevelType w:val="hybridMultilevel"/>
    <w:tmpl w:val="C2BAF7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9F4393"/>
    <w:multiLevelType w:val="hybridMultilevel"/>
    <w:tmpl w:val="3086E3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8A7352"/>
    <w:multiLevelType w:val="hybridMultilevel"/>
    <w:tmpl w:val="E2DE0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FB53F1"/>
    <w:multiLevelType w:val="hybridMultilevel"/>
    <w:tmpl w:val="009CC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1E1277"/>
    <w:multiLevelType w:val="hybridMultilevel"/>
    <w:tmpl w:val="160C1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63080D"/>
    <w:multiLevelType w:val="hybridMultilevel"/>
    <w:tmpl w:val="3468D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2A553D"/>
    <w:multiLevelType w:val="hybridMultilevel"/>
    <w:tmpl w:val="7C58C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F075ED"/>
    <w:multiLevelType w:val="hybridMultilevel"/>
    <w:tmpl w:val="947A8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B429F8"/>
    <w:multiLevelType w:val="hybridMultilevel"/>
    <w:tmpl w:val="A8789E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F022B3"/>
    <w:multiLevelType w:val="hybridMultilevel"/>
    <w:tmpl w:val="ED7C6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77744E"/>
    <w:multiLevelType w:val="hybridMultilevel"/>
    <w:tmpl w:val="36D05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DB4A7D"/>
    <w:multiLevelType w:val="hybridMultilevel"/>
    <w:tmpl w:val="C6F8A1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DBD3519"/>
    <w:multiLevelType w:val="hybridMultilevel"/>
    <w:tmpl w:val="722A2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EA0457"/>
    <w:multiLevelType w:val="hybridMultilevel"/>
    <w:tmpl w:val="4A8C63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1F005E"/>
    <w:multiLevelType w:val="hybridMultilevel"/>
    <w:tmpl w:val="7C2048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607AF7"/>
    <w:multiLevelType w:val="hybridMultilevel"/>
    <w:tmpl w:val="50FE9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AA6C1D"/>
    <w:multiLevelType w:val="hybridMultilevel"/>
    <w:tmpl w:val="ACF241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FC44C46"/>
    <w:multiLevelType w:val="hybridMultilevel"/>
    <w:tmpl w:val="B06A77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30"/>
  </w:num>
  <w:num w:numId="4">
    <w:abstractNumId w:val="1"/>
  </w:num>
  <w:num w:numId="5">
    <w:abstractNumId w:val="26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29"/>
  </w:num>
  <w:num w:numId="17">
    <w:abstractNumId w:val="18"/>
  </w:num>
  <w:num w:numId="18">
    <w:abstractNumId w:val="8"/>
  </w:num>
  <w:num w:numId="19">
    <w:abstractNumId w:val="19"/>
  </w:num>
  <w:num w:numId="20">
    <w:abstractNumId w:val="13"/>
  </w:num>
  <w:num w:numId="21">
    <w:abstractNumId w:val="25"/>
  </w:num>
  <w:num w:numId="22">
    <w:abstractNumId w:val="17"/>
  </w:num>
  <w:num w:numId="23">
    <w:abstractNumId w:val="3"/>
  </w:num>
  <w:num w:numId="24">
    <w:abstractNumId w:val="11"/>
  </w:num>
  <w:num w:numId="25">
    <w:abstractNumId w:val="10"/>
  </w:num>
  <w:num w:numId="26">
    <w:abstractNumId w:val="16"/>
  </w:num>
  <w:num w:numId="27">
    <w:abstractNumId w:val="27"/>
  </w:num>
  <w:num w:numId="28">
    <w:abstractNumId w:val="5"/>
  </w:num>
  <w:num w:numId="29">
    <w:abstractNumId w:val="21"/>
  </w:num>
  <w:num w:numId="30">
    <w:abstractNumId w:val="32"/>
  </w:num>
  <w:num w:numId="31">
    <w:abstractNumId w:val="22"/>
  </w:num>
  <w:num w:numId="32">
    <w:abstractNumId w:val="2"/>
  </w:num>
  <w:num w:numId="33">
    <w:abstractNumId w:val="28"/>
  </w:num>
  <w:num w:numId="34">
    <w:abstractNumId w:val="31"/>
  </w:num>
  <w:num w:numId="35">
    <w:abstractNumId w:val="24"/>
  </w:num>
  <w:num w:numId="36">
    <w:abstractNumId w:val="14"/>
  </w:num>
  <w:num w:numId="37">
    <w:abstractNumId w:val="34"/>
  </w:num>
  <w:num w:numId="38">
    <w:abstractNumId w:val="6"/>
  </w:num>
  <w:num w:numId="39">
    <w:abstractNumId w:val="4"/>
  </w:num>
  <w:num w:numId="40">
    <w:abstractNumId w:val="15"/>
  </w:num>
  <w:num w:numId="41">
    <w:abstractNumId w:val="33"/>
  </w:num>
  <w:num w:numId="42">
    <w:abstractNumId w:val="12"/>
  </w:num>
  <w:num w:numId="43">
    <w:abstractNumId w:val="9"/>
  </w:num>
  <w:num w:numId="44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characterSpacingControl w:val="doNotCompress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/>
  <w:docVars>
    <w:docVar w:name="LW_DocType" w:val="NORMAL"/>
  </w:docVars>
  <w:rsids>
    <w:rsidRoot w:val="008238E8"/>
    <w:rsid w:val="00001BE5"/>
    <w:rsid w:val="00002425"/>
    <w:rsid w:val="00003A96"/>
    <w:rsid w:val="000066FE"/>
    <w:rsid w:val="00006D3E"/>
    <w:rsid w:val="000070C9"/>
    <w:rsid w:val="00007EF6"/>
    <w:rsid w:val="00010930"/>
    <w:rsid w:val="000115CA"/>
    <w:rsid w:val="00012ABF"/>
    <w:rsid w:val="00014601"/>
    <w:rsid w:val="000202FE"/>
    <w:rsid w:val="00020C58"/>
    <w:rsid w:val="000213E7"/>
    <w:rsid w:val="00022E94"/>
    <w:rsid w:val="00024F28"/>
    <w:rsid w:val="00025A81"/>
    <w:rsid w:val="00026AB9"/>
    <w:rsid w:val="00027F5A"/>
    <w:rsid w:val="00030109"/>
    <w:rsid w:val="0003014E"/>
    <w:rsid w:val="0003165D"/>
    <w:rsid w:val="00031BC8"/>
    <w:rsid w:val="00035A37"/>
    <w:rsid w:val="00037310"/>
    <w:rsid w:val="0003777B"/>
    <w:rsid w:val="00037BB4"/>
    <w:rsid w:val="00041A0B"/>
    <w:rsid w:val="00042276"/>
    <w:rsid w:val="00044B37"/>
    <w:rsid w:val="00045932"/>
    <w:rsid w:val="00047422"/>
    <w:rsid w:val="000477E7"/>
    <w:rsid w:val="00050650"/>
    <w:rsid w:val="00050D2C"/>
    <w:rsid w:val="00052A4B"/>
    <w:rsid w:val="00052F93"/>
    <w:rsid w:val="00056555"/>
    <w:rsid w:val="00056864"/>
    <w:rsid w:val="0006184D"/>
    <w:rsid w:val="00062047"/>
    <w:rsid w:val="00063A48"/>
    <w:rsid w:val="000647C6"/>
    <w:rsid w:val="00065CF5"/>
    <w:rsid w:val="00066D65"/>
    <w:rsid w:val="00067E4C"/>
    <w:rsid w:val="00070AA9"/>
    <w:rsid w:val="0007174C"/>
    <w:rsid w:val="000726AC"/>
    <w:rsid w:val="000736B9"/>
    <w:rsid w:val="000738C1"/>
    <w:rsid w:val="00075F79"/>
    <w:rsid w:val="00075FF2"/>
    <w:rsid w:val="000762F3"/>
    <w:rsid w:val="00076AE7"/>
    <w:rsid w:val="000772D2"/>
    <w:rsid w:val="00080BC0"/>
    <w:rsid w:val="0008131B"/>
    <w:rsid w:val="00081823"/>
    <w:rsid w:val="00081CAD"/>
    <w:rsid w:val="00081D6E"/>
    <w:rsid w:val="000822B8"/>
    <w:rsid w:val="00083359"/>
    <w:rsid w:val="000834E4"/>
    <w:rsid w:val="00083DD3"/>
    <w:rsid w:val="00084D79"/>
    <w:rsid w:val="000854B3"/>
    <w:rsid w:val="00085B1C"/>
    <w:rsid w:val="00085E57"/>
    <w:rsid w:val="000871AD"/>
    <w:rsid w:val="00087EDD"/>
    <w:rsid w:val="00090E0F"/>
    <w:rsid w:val="0009107C"/>
    <w:rsid w:val="00091579"/>
    <w:rsid w:val="00092E5C"/>
    <w:rsid w:val="000944A4"/>
    <w:rsid w:val="0009612E"/>
    <w:rsid w:val="00096269"/>
    <w:rsid w:val="000A14F3"/>
    <w:rsid w:val="000A25B3"/>
    <w:rsid w:val="000A2BD0"/>
    <w:rsid w:val="000A2E37"/>
    <w:rsid w:val="000A3FD3"/>
    <w:rsid w:val="000A40A5"/>
    <w:rsid w:val="000A505E"/>
    <w:rsid w:val="000A6D35"/>
    <w:rsid w:val="000A78DF"/>
    <w:rsid w:val="000A7C93"/>
    <w:rsid w:val="000B190B"/>
    <w:rsid w:val="000B5381"/>
    <w:rsid w:val="000B5429"/>
    <w:rsid w:val="000B6E3F"/>
    <w:rsid w:val="000B7E75"/>
    <w:rsid w:val="000C25CA"/>
    <w:rsid w:val="000C41B3"/>
    <w:rsid w:val="000C5877"/>
    <w:rsid w:val="000C5D4B"/>
    <w:rsid w:val="000C704D"/>
    <w:rsid w:val="000D0A2A"/>
    <w:rsid w:val="000D0CA0"/>
    <w:rsid w:val="000D2575"/>
    <w:rsid w:val="000D29A2"/>
    <w:rsid w:val="000D30A9"/>
    <w:rsid w:val="000D3939"/>
    <w:rsid w:val="000D3EDD"/>
    <w:rsid w:val="000D6312"/>
    <w:rsid w:val="000D6473"/>
    <w:rsid w:val="000D718B"/>
    <w:rsid w:val="000D7586"/>
    <w:rsid w:val="000E08BF"/>
    <w:rsid w:val="000E1798"/>
    <w:rsid w:val="000E2A83"/>
    <w:rsid w:val="000E5C82"/>
    <w:rsid w:val="000F11E1"/>
    <w:rsid w:val="000F178A"/>
    <w:rsid w:val="000F3926"/>
    <w:rsid w:val="000F3CBE"/>
    <w:rsid w:val="000F3E89"/>
    <w:rsid w:val="000F40EE"/>
    <w:rsid w:val="000F4C01"/>
    <w:rsid w:val="000F4CA8"/>
    <w:rsid w:val="000F515E"/>
    <w:rsid w:val="000F5779"/>
    <w:rsid w:val="000F5B60"/>
    <w:rsid w:val="000F689D"/>
    <w:rsid w:val="000F7FA7"/>
    <w:rsid w:val="00102430"/>
    <w:rsid w:val="00102705"/>
    <w:rsid w:val="0010406E"/>
    <w:rsid w:val="001042DE"/>
    <w:rsid w:val="00104477"/>
    <w:rsid w:val="00104AD2"/>
    <w:rsid w:val="00104CE0"/>
    <w:rsid w:val="0010767E"/>
    <w:rsid w:val="00107A63"/>
    <w:rsid w:val="001119B7"/>
    <w:rsid w:val="001132B2"/>
    <w:rsid w:val="00114C97"/>
    <w:rsid w:val="0011587D"/>
    <w:rsid w:val="001170EF"/>
    <w:rsid w:val="0012024F"/>
    <w:rsid w:val="00120DD2"/>
    <w:rsid w:val="0012448B"/>
    <w:rsid w:val="00126DDB"/>
    <w:rsid w:val="00127DDA"/>
    <w:rsid w:val="001301B8"/>
    <w:rsid w:val="00130EBC"/>
    <w:rsid w:val="0013355D"/>
    <w:rsid w:val="001335F5"/>
    <w:rsid w:val="001342E1"/>
    <w:rsid w:val="001364A9"/>
    <w:rsid w:val="00136C39"/>
    <w:rsid w:val="00137137"/>
    <w:rsid w:val="00142639"/>
    <w:rsid w:val="00142D9B"/>
    <w:rsid w:val="00143A61"/>
    <w:rsid w:val="00143FC5"/>
    <w:rsid w:val="0014451F"/>
    <w:rsid w:val="00147003"/>
    <w:rsid w:val="00152206"/>
    <w:rsid w:val="00152445"/>
    <w:rsid w:val="00152B8F"/>
    <w:rsid w:val="00154ED2"/>
    <w:rsid w:val="00155C83"/>
    <w:rsid w:val="00157D1F"/>
    <w:rsid w:val="00161537"/>
    <w:rsid w:val="001615FC"/>
    <w:rsid w:val="001637F5"/>
    <w:rsid w:val="00163B4E"/>
    <w:rsid w:val="0016654D"/>
    <w:rsid w:val="00166C4D"/>
    <w:rsid w:val="001670D7"/>
    <w:rsid w:val="0017013D"/>
    <w:rsid w:val="00170C46"/>
    <w:rsid w:val="00170D31"/>
    <w:rsid w:val="00172E62"/>
    <w:rsid w:val="00172F2A"/>
    <w:rsid w:val="00174A8F"/>
    <w:rsid w:val="00176722"/>
    <w:rsid w:val="00177458"/>
    <w:rsid w:val="001778E9"/>
    <w:rsid w:val="00180BF5"/>
    <w:rsid w:val="001820FE"/>
    <w:rsid w:val="00185667"/>
    <w:rsid w:val="00187C0F"/>
    <w:rsid w:val="001900BD"/>
    <w:rsid w:val="001903F7"/>
    <w:rsid w:val="001917BC"/>
    <w:rsid w:val="001926B1"/>
    <w:rsid w:val="00193131"/>
    <w:rsid w:val="00193BF0"/>
    <w:rsid w:val="0019440E"/>
    <w:rsid w:val="0019543D"/>
    <w:rsid w:val="001A37D1"/>
    <w:rsid w:val="001A397F"/>
    <w:rsid w:val="001A3E4C"/>
    <w:rsid w:val="001A42EE"/>
    <w:rsid w:val="001A4ED2"/>
    <w:rsid w:val="001B169F"/>
    <w:rsid w:val="001B23BB"/>
    <w:rsid w:val="001B3AED"/>
    <w:rsid w:val="001B5E22"/>
    <w:rsid w:val="001B6CE7"/>
    <w:rsid w:val="001B6DA0"/>
    <w:rsid w:val="001B702A"/>
    <w:rsid w:val="001C354A"/>
    <w:rsid w:val="001C59B3"/>
    <w:rsid w:val="001D04C6"/>
    <w:rsid w:val="001D1011"/>
    <w:rsid w:val="001D3FAA"/>
    <w:rsid w:val="001D4D50"/>
    <w:rsid w:val="001E0992"/>
    <w:rsid w:val="001E0DAD"/>
    <w:rsid w:val="001E169F"/>
    <w:rsid w:val="001E4299"/>
    <w:rsid w:val="001E69D7"/>
    <w:rsid w:val="001E6C26"/>
    <w:rsid w:val="001E773A"/>
    <w:rsid w:val="001F0277"/>
    <w:rsid w:val="001F09F4"/>
    <w:rsid w:val="001F0F83"/>
    <w:rsid w:val="001F54F6"/>
    <w:rsid w:val="001F7BAA"/>
    <w:rsid w:val="001F7F3A"/>
    <w:rsid w:val="002006A8"/>
    <w:rsid w:val="002029AD"/>
    <w:rsid w:val="002058D3"/>
    <w:rsid w:val="00205A64"/>
    <w:rsid w:val="00205E7F"/>
    <w:rsid w:val="00205FC2"/>
    <w:rsid w:val="00206173"/>
    <w:rsid w:val="00214C57"/>
    <w:rsid w:val="00215C56"/>
    <w:rsid w:val="00220750"/>
    <w:rsid w:val="002211CA"/>
    <w:rsid w:val="00224C5C"/>
    <w:rsid w:val="00225400"/>
    <w:rsid w:val="00226BAA"/>
    <w:rsid w:val="00227848"/>
    <w:rsid w:val="00227ACF"/>
    <w:rsid w:val="00227ADD"/>
    <w:rsid w:val="0023050F"/>
    <w:rsid w:val="00232183"/>
    <w:rsid w:val="002345C5"/>
    <w:rsid w:val="00234E23"/>
    <w:rsid w:val="00235273"/>
    <w:rsid w:val="00236A74"/>
    <w:rsid w:val="00237041"/>
    <w:rsid w:val="002417CB"/>
    <w:rsid w:val="00243208"/>
    <w:rsid w:val="00243426"/>
    <w:rsid w:val="002446D3"/>
    <w:rsid w:val="0024535F"/>
    <w:rsid w:val="002469EF"/>
    <w:rsid w:val="0024795D"/>
    <w:rsid w:val="002502F0"/>
    <w:rsid w:val="002512A5"/>
    <w:rsid w:val="00251AE8"/>
    <w:rsid w:val="00252B2C"/>
    <w:rsid w:val="002544F9"/>
    <w:rsid w:val="00255D58"/>
    <w:rsid w:val="0026060D"/>
    <w:rsid w:val="002613FD"/>
    <w:rsid w:val="00262635"/>
    <w:rsid w:val="00265EC2"/>
    <w:rsid w:val="00266A44"/>
    <w:rsid w:val="00267C24"/>
    <w:rsid w:val="002717DC"/>
    <w:rsid w:val="00275863"/>
    <w:rsid w:val="0027703A"/>
    <w:rsid w:val="002805B4"/>
    <w:rsid w:val="00283F92"/>
    <w:rsid w:val="00284BF2"/>
    <w:rsid w:val="002850A5"/>
    <w:rsid w:val="00285977"/>
    <w:rsid w:val="00285FFC"/>
    <w:rsid w:val="00290587"/>
    <w:rsid w:val="002907F7"/>
    <w:rsid w:val="00291526"/>
    <w:rsid w:val="00291C50"/>
    <w:rsid w:val="00293317"/>
    <w:rsid w:val="00295B41"/>
    <w:rsid w:val="002A023A"/>
    <w:rsid w:val="002A063A"/>
    <w:rsid w:val="002A0647"/>
    <w:rsid w:val="002A294B"/>
    <w:rsid w:val="002A3676"/>
    <w:rsid w:val="002A6EB9"/>
    <w:rsid w:val="002B1CEF"/>
    <w:rsid w:val="002B2443"/>
    <w:rsid w:val="002B3A34"/>
    <w:rsid w:val="002B3DE1"/>
    <w:rsid w:val="002B5D45"/>
    <w:rsid w:val="002B5E5D"/>
    <w:rsid w:val="002C133B"/>
    <w:rsid w:val="002C1F78"/>
    <w:rsid w:val="002C3FCD"/>
    <w:rsid w:val="002D00E5"/>
    <w:rsid w:val="002D0688"/>
    <w:rsid w:val="002D308C"/>
    <w:rsid w:val="002D42ED"/>
    <w:rsid w:val="002D7942"/>
    <w:rsid w:val="002E13B0"/>
    <w:rsid w:val="002E5B20"/>
    <w:rsid w:val="002E64F7"/>
    <w:rsid w:val="002E7250"/>
    <w:rsid w:val="002E762B"/>
    <w:rsid w:val="002E7E69"/>
    <w:rsid w:val="002F014C"/>
    <w:rsid w:val="002F130F"/>
    <w:rsid w:val="002F276E"/>
    <w:rsid w:val="002F4685"/>
    <w:rsid w:val="002F4B27"/>
    <w:rsid w:val="002F4EA2"/>
    <w:rsid w:val="002F5445"/>
    <w:rsid w:val="002F7692"/>
    <w:rsid w:val="0030226D"/>
    <w:rsid w:val="00304E19"/>
    <w:rsid w:val="00305576"/>
    <w:rsid w:val="00306D9F"/>
    <w:rsid w:val="00307529"/>
    <w:rsid w:val="00310AD7"/>
    <w:rsid w:val="00310F5D"/>
    <w:rsid w:val="00311F89"/>
    <w:rsid w:val="003123EC"/>
    <w:rsid w:val="00312D1E"/>
    <w:rsid w:val="00312EFF"/>
    <w:rsid w:val="00315E4E"/>
    <w:rsid w:val="00316753"/>
    <w:rsid w:val="00316780"/>
    <w:rsid w:val="00316969"/>
    <w:rsid w:val="00331186"/>
    <w:rsid w:val="003312BD"/>
    <w:rsid w:val="003323F1"/>
    <w:rsid w:val="00333EC8"/>
    <w:rsid w:val="00335400"/>
    <w:rsid w:val="00335DA6"/>
    <w:rsid w:val="00336001"/>
    <w:rsid w:val="00336B2B"/>
    <w:rsid w:val="00336CE5"/>
    <w:rsid w:val="00340A29"/>
    <w:rsid w:val="00341759"/>
    <w:rsid w:val="00341A54"/>
    <w:rsid w:val="003421ED"/>
    <w:rsid w:val="00343410"/>
    <w:rsid w:val="0034623B"/>
    <w:rsid w:val="0034698A"/>
    <w:rsid w:val="0034728C"/>
    <w:rsid w:val="0035174F"/>
    <w:rsid w:val="00353E92"/>
    <w:rsid w:val="00355B79"/>
    <w:rsid w:val="00355E2B"/>
    <w:rsid w:val="00357328"/>
    <w:rsid w:val="00360077"/>
    <w:rsid w:val="00361067"/>
    <w:rsid w:val="003641C2"/>
    <w:rsid w:val="00364F6A"/>
    <w:rsid w:val="003655BE"/>
    <w:rsid w:val="003671FA"/>
    <w:rsid w:val="00367A1A"/>
    <w:rsid w:val="00367CB1"/>
    <w:rsid w:val="00373724"/>
    <w:rsid w:val="0037421F"/>
    <w:rsid w:val="003742B0"/>
    <w:rsid w:val="00374E61"/>
    <w:rsid w:val="003779C5"/>
    <w:rsid w:val="0038011C"/>
    <w:rsid w:val="00380965"/>
    <w:rsid w:val="00380C5C"/>
    <w:rsid w:val="00383328"/>
    <w:rsid w:val="00383456"/>
    <w:rsid w:val="0038582D"/>
    <w:rsid w:val="00385CD7"/>
    <w:rsid w:val="0038605B"/>
    <w:rsid w:val="003879B1"/>
    <w:rsid w:val="00390022"/>
    <w:rsid w:val="00392AEC"/>
    <w:rsid w:val="003935A2"/>
    <w:rsid w:val="00395C50"/>
    <w:rsid w:val="003963C3"/>
    <w:rsid w:val="00397436"/>
    <w:rsid w:val="003A1EC6"/>
    <w:rsid w:val="003A3F6E"/>
    <w:rsid w:val="003A5EE5"/>
    <w:rsid w:val="003A61C6"/>
    <w:rsid w:val="003A7859"/>
    <w:rsid w:val="003A7A3E"/>
    <w:rsid w:val="003B05C5"/>
    <w:rsid w:val="003B0D9D"/>
    <w:rsid w:val="003B14DD"/>
    <w:rsid w:val="003B1A6D"/>
    <w:rsid w:val="003B2E7B"/>
    <w:rsid w:val="003B39BA"/>
    <w:rsid w:val="003B3A3A"/>
    <w:rsid w:val="003B62EC"/>
    <w:rsid w:val="003B6B4F"/>
    <w:rsid w:val="003C0826"/>
    <w:rsid w:val="003C0AAB"/>
    <w:rsid w:val="003C0B23"/>
    <w:rsid w:val="003C11EC"/>
    <w:rsid w:val="003C330F"/>
    <w:rsid w:val="003C3E0B"/>
    <w:rsid w:val="003C6458"/>
    <w:rsid w:val="003C6D4D"/>
    <w:rsid w:val="003D0533"/>
    <w:rsid w:val="003D05B1"/>
    <w:rsid w:val="003D1ED6"/>
    <w:rsid w:val="003D30CA"/>
    <w:rsid w:val="003D3E69"/>
    <w:rsid w:val="003D3F49"/>
    <w:rsid w:val="003D42B1"/>
    <w:rsid w:val="003D5604"/>
    <w:rsid w:val="003D5899"/>
    <w:rsid w:val="003D685A"/>
    <w:rsid w:val="003D7097"/>
    <w:rsid w:val="003E2F20"/>
    <w:rsid w:val="003E46DA"/>
    <w:rsid w:val="003F0BEC"/>
    <w:rsid w:val="003F1662"/>
    <w:rsid w:val="003F1BBD"/>
    <w:rsid w:val="003F2126"/>
    <w:rsid w:val="003F26B7"/>
    <w:rsid w:val="003F2A33"/>
    <w:rsid w:val="003F2F49"/>
    <w:rsid w:val="003F3F51"/>
    <w:rsid w:val="003F57D5"/>
    <w:rsid w:val="003F64EF"/>
    <w:rsid w:val="0040187A"/>
    <w:rsid w:val="00401C72"/>
    <w:rsid w:val="00402277"/>
    <w:rsid w:val="00404E52"/>
    <w:rsid w:val="00411EAB"/>
    <w:rsid w:val="00412631"/>
    <w:rsid w:val="00413F55"/>
    <w:rsid w:val="00415B24"/>
    <w:rsid w:val="004171C5"/>
    <w:rsid w:val="004206C0"/>
    <w:rsid w:val="00420C2C"/>
    <w:rsid w:val="0042236E"/>
    <w:rsid w:val="00422A4C"/>
    <w:rsid w:val="00422C1D"/>
    <w:rsid w:val="0042397A"/>
    <w:rsid w:val="004242E0"/>
    <w:rsid w:val="00424F02"/>
    <w:rsid w:val="00425159"/>
    <w:rsid w:val="00425D37"/>
    <w:rsid w:val="0042652E"/>
    <w:rsid w:val="00431C7E"/>
    <w:rsid w:val="004328E3"/>
    <w:rsid w:val="0043388B"/>
    <w:rsid w:val="004371FD"/>
    <w:rsid w:val="00440A6D"/>
    <w:rsid w:val="00440E47"/>
    <w:rsid w:val="00441ACC"/>
    <w:rsid w:val="004421FE"/>
    <w:rsid w:val="00450AFE"/>
    <w:rsid w:val="00450C38"/>
    <w:rsid w:val="00451932"/>
    <w:rsid w:val="00452D51"/>
    <w:rsid w:val="00454022"/>
    <w:rsid w:val="00454EE6"/>
    <w:rsid w:val="00454F64"/>
    <w:rsid w:val="004576B3"/>
    <w:rsid w:val="004604F2"/>
    <w:rsid w:val="0046163E"/>
    <w:rsid w:val="00463C7E"/>
    <w:rsid w:val="00463DE5"/>
    <w:rsid w:val="00464C3B"/>
    <w:rsid w:val="0046656E"/>
    <w:rsid w:val="0046686E"/>
    <w:rsid w:val="004707B2"/>
    <w:rsid w:val="00471A28"/>
    <w:rsid w:val="004746E5"/>
    <w:rsid w:val="00474898"/>
    <w:rsid w:val="004762FB"/>
    <w:rsid w:val="00485618"/>
    <w:rsid w:val="00485E56"/>
    <w:rsid w:val="00485E80"/>
    <w:rsid w:val="0049072F"/>
    <w:rsid w:val="00493968"/>
    <w:rsid w:val="004955F5"/>
    <w:rsid w:val="0049648C"/>
    <w:rsid w:val="00497070"/>
    <w:rsid w:val="004A41E3"/>
    <w:rsid w:val="004A47B0"/>
    <w:rsid w:val="004A4DDE"/>
    <w:rsid w:val="004B0803"/>
    <w:rsid w:val="004B16B7"/>
    <w:rsid w:val="004B422C"/>
    <w:rsid w:val="004B43CB"/>
    <w:rsid w:val="004B7103"/>
    <w:rsid w:val="004B7F4C"/>
    <w:rsid w:val="004C2644"/>
    <w:rsid w:val="004D019D"/>
    <w:rsid w:val="004D0663"/>
    <w:rsid w:val="004D090C"/>
    <w:rsid w:val="004D0B19"/>
    <w:rsid w:val="004D0D6D"/>
    <w:rsid w:val="004D38BE"/>
    <w:rsid w:val="004D58B2"/>
    <w:rsid w:val="004D5B32"/>
    <w:rsid w:val="004D6140"/>
    <w:rsid w:val="004D6B77"/>
    <w:rsid w:val="004D7600"/>
    <w:rsid w:val="004D7E1B"/>
    <w:rsid w:val="004E0AE6"/>
    <w:rsid w:val="004E174D"/>
    <w:rsid w:val="004E2287"/>
    <w:rsid w:val="004E2AFD"/>
    <w:rsid w:val="004E3D4F"/>
    <w:rsid w:val="004E4F06"/>
    <w:rsid w:val="004E6271"/>
    <w:rsid w:val="004E6BB5"/>
    <w:rsid w:val="004E6E80"/>
    <w:rsid w:val="004F02B6"/>
    <w:rsid w:val="004F339F"/>
    <w:rsid w:val="004F63F0"/>
    <w:rsid w:val="004F6E15"/>
    <w:rsid w:val="004F7B44"/>
    <w:rsid w:val="0050049B"/>
    <w:rsid w:val="00500C57"/>
    <w:rsid w:val="005016CB"/>
    <w:rsid w:val="00501FBE"/>
    <w:rsid w:val="00502A43"/>
    <w:rsid w:val="005033F2"/>
    <w:rsid w:val="00505638"/>
    <w:rsid w:val="0050587C"/>
    <w:rsid w:val="005060F0"/>
    <w:rsid w:val="00507217"/>
    <w:rsid w:val="0050786E"/>
    <w:rsid w:val="00511DFD"/>
    <w:rsid w:val="005132E9"/>
    <w:rsid w:val="00513AA6"/>
    <w:rsid w:val="0051521E"/>
    <w:rsid w:val="0051544F"/>
    <w:rsid w:val="00517280"/>
    <w:rsid w:val="0052220E"/>
    <w:rsid w:val="00522645"/>
    <w:rsid w:val="00523BC3"/>
    <w:rsid w:val="00524186"/>
    <w:rsid w:val="00526849"/>
    <w:rsid w:val="00527953"/>
    <w:rsid w:val="00527DEB"/>
    <w:rsid w:val="00530EBD"/>
    <w:rsid w:val="00532685"/>
    <w:rsid w:val="00534257"/>
    <w:rsid w:val="005348C8"/>
    <w:rsid w:val="005355DB"/>
    <w:rsid w:val="0053706B"/>
    <w:rsid w:val="005431C4"/>
    <w:rsid w:val="00544772"/>
    <w:rsid w:val="00550067"/>
    <w:rsid w:val="00550A0F"/>
    <w:rsid w:val="005512E8"/>
    <w:rsid w:val="0055171D"/>
    <w:rsid w:val="00551A65"/>
    <w:rsid w:val="0055368A"/>
    <w:rsid w:val="00553C39"/>
    <w:rsid w:val="00554011"/>
    <w:rsid w:val="00561BD9"/>
    <w:rsid w:val="00564DB0"/>
    <w:rsid w:val="0056598C"/>
    <w:rsid w:val="005660A8"/>
    <w:rsid w:val="00566747"/>
    <w:rsid w:val="00566BCF"/>
    <w:rsid w:val="00567641"/>
    <w:rsid w:val="00567727"/>
    <w:rsid w:val="00571B78"/>
    <w:rsid w:val="00571F38"/>
    <w:rsid w:val="0057260E"/>
    <w:rsid w:val="0057319A"/>
    <w:rsid w:val="0057486B"/>
    <w:rsid w:val="00575DA6"/>
    <w:rsid w:val="00577059"/>
    <w:rsid w:val="00580C61"/>
    <w:rsid w:val="005832F7"/>
    <w:rsid w:val="00583EDF"/>
    <w:rsid w:val="0058428E"/>
    <w:rsid w:val="00584C7F"/>
    <w:rsid w:val="00584DFD"/>
    <w:rsid w:val="00585EEE"/>
    <w:rsid w:val="00590447"/>
    <w:rsid w:val="0059089A"/>
    <w:rsid w:val="005908C4"/>
    <w:rsid w:val="00592638"/>
    <w:rsid w:val="005947C0"/>
    <w:rsid w:val="00594DB1"/>
    <w:rsid w:val="00595CDD"/>
    <w:rsid w:val="005A2FEB"/>
    <w:rsid w:val="005A33AD"/>
    <w:rsid w:val="005A4DB5"/>
    <w:rsid w:val="005A5FA3"/>
    <w:rsid w:val="005B0848"/>
    <w:rsid w:val="005B0DB7"/>
    <w:rsid w:val="005B490A"/>
    <w:rsid w:val="005B5481"/>
    <w:rsid w:val="005B5A21"/>
    <w:rsid w:val="005B7DBF"/>
    <w:rsid w:val="005C14EC"/>
    <w:rsid w:val="005C38C9"/>
    <w:rsid w:val="005C4D97"/>
    <w:rsid w:val="005C64ED"/>
    <w:rsid w:val="005C6673"/>
    <w:rsid w:val="005C6DF7"/>
    <w:rsid w:val="005D07EF"/>
    <w:rsid w:val="005D1147"/>
    <w:rsid w:val="005D12C4"/>
    <w:rsid w:val="005D2A41"/>
    <w:rsid w:val="005D2B6A"/>
    <w:rsid w:val="005D3583"/>
    <w:rsid w:val="005D5248"/>
    <w:rsid w:val="005D6493"/>
    <w:rsid w:val="005D6B29"/>
    <w:rsid w:val="005E01D2"/>
    <w:rsid w:val="005E1688"/>
    <w:rsid w:val="005E1F65"/>
    <w:rsid w:val="005E1FF3"/>
    <w:rsid w:val="005E271E"/>
    <w:rsid w:val="005E3681"/>
    <w:rsid w:val="005E4AD1"/>
    <w:rsid w:val="005E62EC"/>
    <w:rsid w:val="005E7D75"/>
    <w:rsid w:val="005F1183"/>
    <w:rsid w:val="005F319B"/>
    <w:rsid w:val="005F4C09"/>
    <w:rsid w:val="005F6924"/>
    <w:rsid w:val="005F6B86"/>
    <w:rsid w:val="005F741A"/>
    <w:rsid w:val="005F7AF9"/>
    <w:rsid w:val="00601BC9"/>
    <w:rsid w:val="00603229"/>
    <w:rsid w:val="006041E1"/>
    <w:rsid w:val="00606E63"/>
    <w:rsid w:val="0060785D"/>
    <w:rsid w:val="00610905"/>
    <w:rsid w:val="0061094C"/>
    <w:rsid w:val="006118C1"/>
    <w:rsid w:val="00613462"/>
    <w:rsid w:val="006135BE"/>
    <w:rsid w:val="00616738"/>
    <w:rsid w:val="0061710E"/>
    <w:rsid w:val="00617463"/>
    <w:rsid w:val="0062099E"/>
    <w:rsid w:val="006215AD"/>
    <w:rsid w:val="00622C6E"/>
    <w:rsid w:val="00623EAA"/>
    <w:rsid w:val="00624569"/>
    <w:rsid w:val="00626459"/>
    <w:rsid w:val="006265D6"/>
    <w:rsid w:val="00626647"/>
    <w:rsid w:val="00630FEA"/>
    <w:rsid w:val="006316D0"/>
    <w:rsid w:val="00631E79"/>
    <w:rsid w:val="0063350F"/>
    <w:rsid w:val="0063595B"/>
    <w:rsid w:val="00635A57"/>
    <w:rsid w:val="0063625D"/>
    <w:rsid w:val="00645458"/>
    <w:rsid w:val="00645661"/>
    <w:rsid w:val="00645A58"/>
    <w:rsid w:val="00645F0F"/>
    <w:rsid w:val="00646E8F"/>
    <w:rsid w:val="00647C8A"/>
    <w:rsid w:val="006505C2"/>
    <w:rsid w:val="00652BE4"/>
    <w:rsid w:val="00653F48"/>
    <w:rsid w:val="006543DA"/>
    <w:rsid w:val="006600B9"/>
    <w:rsid w:val="00661E56"/>
    <w:rsid w:val="00662F4A"/>
    <w:rsid w:val="0066541A"/>
    <w:rsid w:val="00665A8C"/>
    <w:rsid w:val="00666D13"/>
    <w:rsid w:val="00670E94"/>
    <w:rsid w:val="006720B7"/>
    <w:rsid w:val="00672D88"/>
    <w:rsid w:val="00675507"/>
    <w:rsid w:val="00677584"/>
    <w:rsid w:val="006815F2"/>
    <w:rsid w:val="00682C92"/>
    <w:rsid w:val="006832F7"/>
    <w:rsid w:val="006851DF"/>
    <w:rsid w:val="00685A2F"/>
    <w:rsid w:val="0068609E"/>
    <w:rsid w:val="0069083D"/>
    <w:rsid w:val="00691945"/>
    <w:rsid w:val="0069628D"/>
    <w:rsid w:val="00696824"/>
    <w:rsid w:val="006973FE"/>
    <w:rsid w:val="00697897"/>
    <w:rsid w:val="006A0A26"/>
    <w:rsid w:val="006A48AC"/>
    <w:rsid w:val="006A5AD3"/>
    <w:rsid w:val="006A6E45"/>
    <w:rsid w:val="006B069C"/>
    <w:rsid w:val="006B070F"/>
    <w:rsid w:val="006B1E20"/>
    <w:rsid w:val="006B36D4"/>
    <w:rsid w:val="006B3A6B"/>
    <w:rsid w:val="006B3F54"/>
    <w:rsid w:val="006B7133"/>
    <w:rsid w:val="006C11C2"/>
    <w:rsid w:val="006C33CB"/>
    <w:rsid w:val="006C4805"/>
    <w:rsid w:val="006C59AB"/>
    <w:rsid w:val="006C6651"/>
    <w:rsid w:val="006C7153"/>
    <w:rsid w:val="006D0428"/>
    <w:rsid w:val="006D108A"/>
    <w:rsid w:val="006D1855"/>
    <w:rsid w:val="006D7167"/>
    <w:rsid w:val="006E1B9D"/>
    <w:rsid w:val="006E223E"/>
    <w:rsid w:val="006E42D3"/>
    <w:rsid w:val="006E4628"/>
    <w:rsid w:val="006E598E"/>
    <w:rsid w:val="006E793E"/>
    <w:rsid w:val="006F0801"/>
    <w:rsid w:val="006F3D0B"/>
    <w:rsid w:val="006F52A2"/>
    <w:rsid w:val="006F5C2D"/>
    <w:rsid w:val="006F695F"/>
    <w:rsid w:val="006F7FD3"/>
    <w:rsid w:val="00702067"/>
    <w:rsid w:val="007029EE"/>
    <w:rsid w:val="00712404"/>
    <w:rsid w:val="00713249"/>
    <w:rsid w:val="007149A3"/>
    <w:rsid w:val="00717CB4"/>
    <w:rsid w:val="00720196"/>
    <w:rsid w:val="00720E09"/>
    <w:rsid w:val="007220D9"/>
    <w:rsid w:val="007222CD"/>
    <w:rsid w:val="00723133"/>
    <w:rsid w:val="0072327A"/>
    <w:rsid w:val="00724430"/>
    <w:rsid w:val="00727384"/>
    <w:rsid w:val="00730192"/>
    <w:rsid w:val="00730AAD"/>
    <w:rsid w:val="00730CE9"/>
    <w:rsid w:val="00735002"/>
    <w:rsid w:val="00735166"/>
    <w:rsid w:val="00735541"/>
    <w:rsid w:val="00735DDF"/>
    <w:rsid w:val="0073757A"/>
    <w:rsid w:val="00744710"/>
    <w:rsid w:val="0074607F"/>
    <w:rsid w:val="007467AD"/>
    <w:rsid w:val="00746DA8"/>
    <w:rsid w:val="007474B8"/>
    <w:rsid w:val="007535AE"/>
    <w:rsid w:val="00753EFC"/>
    <w:rsid w:val="00756AEF"/>
    <w:rsid w:val="007617A9"/>
    <w:rsid w:val="007620D4"/>
    <w:rsid w:val="007629DC"/>
    <w:rsid w:val="00763E61"/>
    <w:rsid w:val="00765589"/>
    <w:rsid w:val="007665E8"/>
    <w:rsid w:val="00766B01"/>
    <w:rsid w:val="0077023F"/>
    <w:rsid w:val="007718A5"/>
    <w:rsid w:val="00771FBE"/>
    <w:rsid w:val="00773F39"/>
    <w:rsid w:val="007743F6"/>
    <w:rsid w:val="00774BF5"/>
    <w:rsid w:val="00776595"/>
    <w:rsid w:val="00776CF3"/>
    <w:rsid w:val="00776D6D"/>
    <w:rsid w:val="00777D19"/>
    <w:rsid w:val="00777D69"/>
    <w:rsid w:val="0078199E"/>
    <w:rsid w:val="00783D39"/>
    <w:rsid w:val="00784C91"/>
    <w:rsid w:val="00786B6B"/>
    <w:rsid w:val="007872B7"/>
    <w:rsid w:val="007904C5"/>
    <w:rsid w:val="00790903"/>
    <w:rsid w:val="007944DC"/>
    <w:rsid w:val="007945D4"/>
    <w:rsid w:val="00794E28"/>
    <w:rsid w:val="007967AB"/>
    <w:rsid w:val="00796DDA"/>
    <w:rsid w:val="00797A7A"/>
    <w:rsid w:val="007A01E1"/>
    <w:rsid w:val="007A1C25"/>
    <w:rsid w:val="007A6721"/>
    <w:rsid w:val="007A7A32"/>
    <w:rsid w:val="007A7B76"/>
    <w:rsid w:val="007A7D81"/>
    <w:rsid w:val="007B0918"/>
    <w:rsid w:val="007B099A"/>
    <w:rsid w:val="007B624B"/>
    <w:rsid w:val="007B6762"/>
    <w:rsid w:val="007C081A"/>
    <w:rsid w:val="007C1A78"/>
    <w:rsid w:val="007C1B91"/>
    <w:rsid w:val="007C2CDC"/>
    <w:rsid w:val="007C52A1"/>
    <w:rsid w:val="007D1A3B"/>
    <w:rsid w:val="007D1FFA"/>
    <w:rsid w:val="007D22AE"/>
    <w:rsid w:val="007D43DD"/>
    <w:rsid w:val="007D4675"/>
    <w:rsid w:val="007D49C7"/>
    <w:rsid w:val="007D6D36"/>
    <w:rsid w:val="007E07D3"/>
    <w:rsid w:val="007E58ED"/>
    <w:rsid w:val="007E5DA6"/>
    <w:rsid w:val="007E671C"/>
    <w:rsid w:val="007E694E"/>
    <w:rsid w:val="007F2688"/>
    <w:rsid w:val="007F3252"/>
    <w:rsid w:val="007F3514"/>
    <w:rsid w:val="007F4CC3"/>
    <w:rsid w:val="007F596D"/>
    <w:rsid w:val="007F64CA"/>
    <w:rsid w:val="007F6663"/>
    <w:rsid w:val="00805721"/>
    <w:rsid w:val="00810908"/>
    <w:rsid w:val="008138AA"/>
    <w:rsid w:val="008148E3"/>
    <w:rsid w:val="00822C30"/>
    <w:rsid w:val="008238E8"/>
    <w:rsid w:val="00823DD6"/>
    <w:rsid w:val="00824DFE"/>
    <w:rsid w:val="008255FA"/>
    <w:rsid w:val="00825AD0"/>
    <w:rsid w:val="00825AFF"/>
    <w:rsid w:val="00826ABF"/>
    <w:rsid w:val="008311D1"/>
    <w:rsid w:val="00836A4C"/>
    <w:rsid w:val="00837749"/>
    <w:rsid w:val="00837B9C"/>
    <w:rsid w:val="0084231A"/>
    <w:rsid w:val="0084390C"/>
    <w:rsid w:val="0084590E"/>
    <w:rsid w:val="008459FD"/>
    <w:rsid w:val="008461F1"/>
    <w:rsid w:val="008475F4"/>
    <w:rsid w:val="00853FFE"/>
    <w:rsid w:val="008549B8"/>
    <w:rsid w:val="008549DB"/>
    <w:rsid w:val="00855593"/>
    <w:rsid w:val="00855742"/>
    <w:rsid w:val="00861110"/>
    <w:rsid w:val="008624DE"/>
    <w:rsid w:val="00862ADD"/>
    <w:rsid w:val="00865B4A"/>
    <w:rsid w:val="008664C6"/>
    <w:rsid w:val="0086746F"/>
    <w:rsid w:val="00872131"/>
    <w:rsid w:val="00872624"/>
    <w:rsid w:val="00873129"/>
    <w:rsid w:val="00873B3B"/>
    <w:rsid w:val="00875AD8"/>
    <w:rsid w:val="00880C37"/>
    <w:rsid w:val="008826FA"/>
    <w:rsid w:val="00887005"/>
    <w:rsid w:val="00887B4A"/>
    <w:rsid w:val="00892116"/>
    <w:rsid w:val="008944FF"/>
    <w:rsid w:val="0089647F"/>
    <w:rsid w:val="008A270E"/>
    <w:rsid w:val="008B0BFA"/>
    <w:rsid w:val="008B342D"/>
    <w:rsid w:val="008B361E"/>
    <w:rsid w:val="008B37F5"/>
    <w:rsid w:val="008B3AAC"/>
    <w:rsid w:val="008B4A3C"/>
    <w:rsid w:val="008B5357"/>
    <w:rsid w:val="008C091A"/>
    <w:rsid w:val="008C1252"/>
    <w:rsid w:val="008C2CCD"/>
    <w:rsid w:val="008C34B6"/>
    <w:rsid w:val="008C50CA"/>
    <w:rsid w:val="008C6B62"/>
    <w:rsid w:val="008C6C19"/>
    <w:rsid w:val="008C724F"/>
    <w:rsid w:val="008D035D"/>
    <w:rsid w:val="008D11B7"/>
    <w:rsid w:val="008D13AA"/>
    <w:rsid w:val="008D2597"/>
    <w:rsid w:val="008D4AAC"/>
    <w:rsid w:val="008E04BC"/>
    <w:rsid w:val="008E17E5"/>
    <w:rsid w:val="008E1EB4"/>
    <w:rsid w:val="008E2AEE"/>
    <w:rsid w:val="008E2D14"/>
    <w:rsid w:val="008E43F5"/>
    <w:rsid w:val="008E7866"/>
    <w:rsid w:val="008F0181"/>
    <w:rsid w:val="008F22AE"/>
    <w:rsid w:val="008F3EC5"/>
    <w:rsid w:val="008F407E"/>
    <w:rsid w:val="008F438E"/>
    <w:rsid w:val="008F5168"/>
    <w:rsid w:val="008F6760"/>
    <w:rsid w:val="008F7481"/>
    <w:rsid w:val="009021AF"/>
    <w:rsid w:val="009028A5"/>
    <w:rsid w:val="00902EB0"/>
    <w:rsid w:val="00903C0B"/>
    <w:rsid w:val="00905E52"/>
    <w:rsid w:val="009064C7"/>
    <w:rsid w:val="009075F5"/>
    <w:rsid w:val="00911238"/>
    <w:rsid w:val="00912CED"/>
    <w:rsid w:val="00912ED8"/>
    <w:rsid w:val="00913E01"/>
    <w:rsid w:val="00915E01"/>
    <w:rsid w:val="00917091"/>
    <w:rsid w:val="00917222"/>
    <w:rsid w:val="009213B7"/>
    <w:rsid w:val="00921A25"/>
    <w:rsid w:val="00924672"/>
    <w:rsid w:val="00926D11"/>
    <w:rsid w:val="00927730"/>
    <w:rsid w:val="00927B11"/>
    <w:rsid w:val="0093028D"/>
    <w:rsid w:val="009362B7"/>
    <w:rsid w:val="00941383"/>
    <w:rsid w:val="00942CD9"/>
    <w:rsid w:val="00945248"/>
    <w:rsid w:val="0094546F"/>
    <w:rsid w:val="009460A4"/>
    <w:rsid w:val="00946ED3"/>
    <w:rsid w:val="00950CFA"/>
    <w:rsid w:val="009510B4"/>
    <w:rsid w:val="009521A7"/>
    <w:rsid w:val="009521E6"/>
    <w:rsid w:val="0095226E"/>
    <w:rsid w:val="00952665"/>
    <w:rsid w:val="009550DF"/>
    <w:rsid w:val="00955282"/>
    <w:rsid w:val="00956F99"/>
    <w:rsid w:val="00963333"/>
    <w:rsid w:val="00966360"/>
    <w:rsid w:val="00966A9D"/>
    <w:rsid w:val="009672A0"/>
    <w:rsid w:val="00967A1E"/>
    <w:rsid w:val="009712C4"/>
    <w:rsid w:val="00972A3C"/>
    <w:rsid w:val="00973226"/>
    <w:rsid w:val="00973FAF"/>
    <w:rsid w:val="00974E42"/>
    <w:rsid w:val="00974F6E"/>
    <w:rsid w:val="0097508F"/>
    <w:rsid w:val="009819BA"/>
    <w:rsid w:val="00982843"/>
    <w:rsid w:val="00982F1C"/>
    <w:rsid w:val="009845E8"/>
    <w:rsid w:val="00987F57"/>
    <w:rsid w:val="00991C03"/>
    <w:rsid w:val="00991C26"/>
    <w:rsid w:val="00991C36"/>
    <w:rsid w:val="00992E4E"/>
    <w:rsid w:val="00993499"/>
    <w:rsid w:val="009945C1"/>
    <w:rsid w:val="009A2504"/>
    <w:rsid w:val="009A2694"/>
    <w:rsid w:val="009A40D9"/>
    <w:rsid w:val="009A4217"/>
    <w:rsid w:val="009A64D5"/>
    <w:rsid w:val="009B253A"/>
    <w:rsid w:val="009B4E7E"/>
    <w:rsid w:val="009B5152"/>
    <w:rsid w:val="009B6037"/>
    <w:rsid w:val="009B6147"/>
    <w:rsid w:val="009B6BE5"/>
    <w:rsid w:val="009B7764"/>
    <w:rsid w:val="009B79D3"/>
    <w:rsid w:val="009C070D"/>
    <w:rsid w:val="009C281B"/>
    <w:rsid w:val="009C691D"/>
    <w:rsid w:val="009C73DE"/>
    <w:rsid w:val="009D0134"/>
    <w:rsid w:val="009D3042"/>
    <w:rsid w:val="009D4F38"/>
    <w:rsid w:val="009D5BEC"/>
    <w:rsid w:val="009D6522"/>
    <w:rsid w:val="009D6BBB"/>
    <w:rsid w:val="009D6CE7"/>
    <w:rsid w:val="009D7055"/>
    <w:rsid w:val="009E0B2E"/>
    <w:rsid w:val="009E1BD1"/>
    <w:rsid w:val="009E3815"/>
    <w:rsid w:val="009E4C0B"/>
    <w:rsid w:val="009E50B1"/>
    <w:rsid w:val="009E53AC"/>
    <w:rsid w:val="009E6295"/>
    <w:rsid w:val="009E7C6C"/>
    <w:rsid w:val="009E7DAA"/>
    <w:rsid w:val="009F0168"/>
    <w:rsid w:val="009F0FBB"/>
    <w:rsid w:val="009F1C81"/>
    <w:rsid w:val="009F1F0F"/>
    <w:rsid w:val="009F3D9A"/>
    <w:rsid w:val="009F5D31"/>
    <w:rsid w:val="00A034D5"/>
    <w:rsid w:val="00A0392A"/>
    <w:rsid w:val="00A03B9A"/>
    <w:rsid w:val="00A10558"/>
    <w:rsid w:val="00A10CB8"/>
    <w:rsid w:val="00A10EED"/>
    <w:rsid w:val="00A11045"/>
    <w:rsid w:val="00A14034"/>
    <w:rsid w:val="00A1432B"/>
    <w:rsid w:val="00A14A13"/>
    <w:rsid w:val="00A1543F"/>
    <w:rsid w:val="00A15C1E"/>
    <w:rsid w:val="00A16DD1"/>
    <w:rsid w:val="00A2104C"/>
    <w:rsid w:val="00A24ECC"/>
    <w:rsid w:val="00A26F24"/>
    <w:rsid w:val="00A30759"/>
    <w:rsid w:val="00A31C92"/>
    <w:rsid w:val="00A320A1"/>
    <w:rsid w:val="00A32EBE"/>
    <w:rsid w:val="00A33606"/>
    <w:rsid w:val="00A3362B"/>
    <w:rsid w:val="00A34950"/>
    <w:rsid w:val="00A34A99"/>
    <w:rsid w:val="00A36D6B"/>
    <w:rsid w:val="00A43503"/>
    <w:rsid w:val="00A46018"/>
    <w:rsid w:val="00A506FB"/>
    <w:rsid w:val="00A50E67"/>
    <w:rsid w:val="00A51075"/>
    <w:rsid w:val="00A5150B"/>
    <w:rsid w:val="00A52046"/>
    <w:rsid w:val="00A5319D"/>
    <w:rsid w:val="00A53AA9"/>
    <w:rsid w:val="00A553B7"/>
    <w:rsid w:val="00A577BF"/>
    <w:rsid w:val="00A60530"/>
    <w:rsid w:val="00A60677"/>
    <w:rsid w:val="00A609A7"/>
    <w:rsid w:val="00A61672"/>
    <w:rsid w:val="00A61ADC"/>
    <w:rsid w:val="00A61CDA"/>
    <w:rsid w:val="00A62971"/>
    <w:rsid w:val="00A62BBB"/>
    <w:rsid w:val="00A62EE4"/>
    <w:rsid w:val="00A62F22"/>
    <w:rsid w:val="00A63741"/>
    <w:rsid w:val="00A64390"/>
    <w:rsid w:val="00A64CDA"/>
    <w:rsid w:val="00A65E80"/>
    <w:rsid w:val="00A66BBD"/>
    <w:rsid w:val="00A67DAF"/>
    <w:rsid w:val="00A67ED2"/>
    <w:rsid w:val="00A7030B"/>
    <w:rsid w:val="00A71B13"/>
    <w:rsid w:val="00A73271"/>
    <w:rsid w:val="00A73590"/>
    <w:rsid w:val="00A74F6A"/>
    <w:rsid w:val="00A75711"/>
    <w:rsid w:val="00A762DE"/>
    <w:rsid w:val="00A77D19"/>
    <w:rsid w:val="00A80B1A"/>
    <w:rsid w:val="00A814B6"/>
    <w:rsid w:val="00A8279C"/>
    <w:rsid w:val="00A82D22"/>
    <w:rsid w:val="00A8551D"/>
    <w:rsid w:val="00A85BFE"/>
    <w:rsid w:val="00A85D95"/>
    <w:rsid w:val="00A8606B"/>
    <w:rsid w:val="00A873E1"/>
    <w:rsid w:val="00A90D21"/>
    <w:rsid w:val="00A9151F"/>
    <w:rsid w:val="00A941D4"/>
    <w:rsid w:val="00A9562F"/>
    <w:rsid w:val="00A966B3"/>
    <w:rsid w:val="00A97A8E"/>
    <w:rsid w:val="00AA1AA6"/>
    <w:rsid w:val="00AA3CF6"/>
    <w:rsid w:val="00AA3E38"/>
    <w:rsid w:val="00AA3E9B"/>
    <w:rsid w:val="00AA43FD"/>
    <w:rsid w:val="00AA51ED"/>
    <w:rsid w:val="00AB07B7"/>
    <w:rsid w:val="00AB2AE6"/>
    <w:rsid w:val="00AB2D07"/>
    <w:rsid w:val="00AB7A7E"/>
    <w:rsid w:val="00AC06C8"/>
    <w:rsid w:val="00AC1F8F"/>
    <w:rsid w:val="00AC2A77"/>
    <w:rsid w:val="00AC416D"/>
    <w:rsid w:val="00AC5F07"/>
    <w:rsid w:val="00AC6E8B"/>
    <w:rsid w:val="00AC79CD"/>
    <w:rsid w:val="00AD1389"/>
    <w:rsid w:val="00AD38A7"/>
    <w:rsid w:val="00AD3FBE"/>
    <w:rsid w:val="00AD640F"/>
    <w:rsid w:val="00AD696E"/>
    <w:rsid w:val="00AE0D7F"/>
    <w:rsid w:val="00AE1D1B"/>
    <w:rsid w:val="00AE2264"/>
    <w:rsid w:val="00AE2367"/>
    <w:rsid w:val="00AE240A"/>
    <w:rsid w:val="00AE6A1D"/>
    <w:rsid w:val="00AE6DA0"/>
    <w:rsid w:val="00AE729F"/>
    <w:rsid w:val="00AE7350"/>
    <w:rsid w:val="00AE737E"/>
    <w:rsid w:val="00AE73A1"/>
    <w:rsid w:val="00AF1EBA"/>
    <w:rsid w:val="00AF211D"/>
    <w:rsid w:val="00AF4F9C"/>
    <w:rsid w:val="00AF5519"/>
    <w:rsid w:val="00AF60E5"/>
    <w:rsid w:val="00B000D6"/>
    <w:rsid w:val="00B00BC7"/>
    <w:rsid w:val="00B02D9D"/>
    <w:rsid w:val="00B069E7"/>
    <w:rsid w:val="00B07AAC"/>
    <w:rsid w:val="00B117EA"/>
    <w:rsid w:val="00B14174"/>
    <w:rsid w:val="00B1502F"/>
    <w:rsid w:val="00B158B0"/>
    <w:rsid w:val="00B15F53"/>
    <w:rsid w:val="00B1625D"/>
    <w:rsid w:val="00B1626E"/>
    <w:rsid w:val="00B16AB8"/>
    <w:rsid w:val="00B207B1"/>
    <w:rsid w:val="00B20B91"/>
    <w:rsid w:val="00B22A6F"/>
    <w:rsid w:val="00B2398D"/>
    <w:rsid w:val="00B24B53"/>
    <w:rsid w:val="00B2615F"/>
    <w:rsid w:val="00B30696"/>
    <w:rsid w:val="00B31988"/>
    <w:rsid w:val="00B32082"/>
    <w:rsid w:val="00B329D7"/>
    <w:rsid w:val="00B3322D"/>
    <w:rsid w:val="00B34E9D"/>
    <w:rsid w:val="00B35042"/>
    <w:rsid w:val="00B37F2B"/>
    <w:rsid w:val="00B402A8"/>
    <w:rsid w:val="00B410D0"/>
    <w:rsid w:val="00B41710"/>
    <w:rsid w:val="00B41FA1"/>
    <w:rsid w:val="00B4244C"/>
    <w:rsid w:val="00B4311B"/>
    <w:rsid w:val="00B453ED"/>
    <w:rsid w:val="00B47BA7"/>
    <w:rsid w:val="00B50244"/>
    <w:rsid w:val="00B50F92"/>
    <w:rsid w:val="00B52DB5"/>
    <w:rsid w:val="00B5511B"/>
    <w:rsid w:val="00B55FE3"/>
    <w:rsid w:val="00B563C7"/>
    <w:rsid w:val="00B56D01"/>
    <w:rsid w:val="00B61473"/>
    <w:rsid w:val="00B62743"/>
    <w:rsid w:val="00B63121"/>
    <w:rsid w:val="00B650ED"/>
    <w:rsid w:val="00B65F63"/>
    <w:rsid w:val="00B6698F"/>
    <w:rsid w:val="00B66C51"/>
    <w:rsid w:val="00B676C5"/>
    <w:rsid w:val="00B70976"/>
    <w:rsid w:val="00B70CFE"/>
    <w:rsid w:val="00B7143D"/>
    <w:rsid w:val="00B74BA8"/>
    <w:rsid w:val="00B805B1"/>
    <w:rsid w:val="00B82920"/>
    <w:rsid w:val="00B866E8"/>
    <w:rsid w:val="00B87F5E"/>
    <w:rsid w:val="00B90256"/>
    <w:rsid w:val="00B90ED2"/>
    <w:rsid w:val="00B94D43"/>
    <w:rsid w:val="00B95E68"/>
    <w:rsid w:val="00BA218B"/>
    <w:rsid w:val="00BA383B"/>
    <w:rsid w:val="00BA48F9"/>
    <w:rsid w:val="00BB0886"/>
    <w:rsid w:val="00BB17E2"/>
    <w:rsid w:val="00BB19C4"/>
    <w:rsid w:val="00BB59C3"/>
    <w:rsid w:val="00BB67AE"/>
    <w:rsid w:val="00BC0ECC"/>
    <w:rsid w:val="00BC290C"/>
    <w:rsid w:val="00BC3024"/>
    <w:rsid w:val="00BC606C"/>
    <w:rsid w:val="00BC6381"/>
    <w:rsid w:val="00BD050A"/>
    <w:rsid w:val="00BD1F77"/>
    <w:rsid w:val="00BD2A0A"/>
    <w:rsid w:val="00BE250A"/>
    <w:rsid w:val="00BE2B45"/>
    <w:rsid w:val="00BE3F59"/>
    <w:rsid w:val="00BE4699"/>
    <w:rsid w:val="00BE5178"/>
    <w:rsid w:val="00BE563A"/>
    <w:rsid w:val="00BF3FD0"/>
    <w:rsid w:val="00BF4BF5"/>
    <w:rsid w:val="00BF5DA9"/>
    <w:rsid w:val="00C00442"/>
    <w:rsid w:val="00C01FE0"/>
    <w:rsid w:val="00C02C15"/>
    <w:rsid w:val="00C03D52"/>
    <w:rsid w:val="00C048EB"/>
    <w:rsid w:val="00C075F4"/>
    <w:rsid w:val="00C078A2"/>
    <w:rsid w:val="00C125B0"/>
    <w:rsid w:val="00C12B12"/>
    <w:rsid w:val="00C1386C"/>
    <w:rsid w:val="00C13AD5"/>
    <w:rsid w:val="00C172DC"/>
    <w:rsid w:val="00C20671"/>
    <w:rsid w:val="00C20B7A"/>
    <w:rsid w:val="00C22AB6"/>
    <w:rsid w:val="00C23219"/>
    <w:rsid w:val="00C23978"/>
    <w:rsid w:val="00C23F18"/>
    <w:rsid w:val="00C2499D"/>
    <w:rsid w:val="00C249F6"/>
    <w:rsid w:val="00C2574D"/>
    <w:rsid w:val="00C25A1F"/>
    <w:rsid w:val="00C25DF0"/>
    <w:rsid w:val="00C26135"/>
    <w:rsid w:val="00C27D8F"/>
    <w:rsid w:val="00C35EF1"/>
    <w:rsid w:val="00C40B62"/>
    <w:rsid w:val="00C41E37"/>
    <w:rsid w:val="00C43764"/>
    <w:rsid w:val="00C4427A"/>
    <w:rsid w:val="00C4432F"/>
    <w:rsid w:val="00C4439E"/>
    <w:rsid w:val="00C44751"/>
    <w:rsid w:val="00C44976"/>
    <w:rsid w:val="00C453FD"/>
    <w:rsid w:val="00C46183"/>
    <w:rsid w:val="00C4742D"/>
    <w:rsid w:val="00C47BF5"/>
    <w:rsid w:val="00C5232B"/>
    <w:rsid w:val="00C52447"/>
    <w:rsid w:val="00C565E9"/>
    <w:rsid w:val="00C566FF"/>
    <w:rsid w:val="00C605FE"/>
    <w:rsid w:val="00C62E73"/>
    <w:rsid w:val="00C64675"/>
    <w:rsid w:val="00C66ED5"/>
    <w:rsid w:val="00C67804"/>
    <w:rsid w:val="00C73867"/>
    <w:rsid w:val="00C73F1C"/>
    <w:rsid w:val="00C756F0"/>
    <w:rsid w:val="00C770FF"/>
    <w:rsid w:val="00C7775C"/>
    <w:rsid w:val="00C77B6F"/>
    <w:rsid w:val="00C77B89"/>
    <w:rsid w:val="00C806A2"/>
    <w:rsid w:val="00C85F83"/>
    <w:rsid w:val="00C910B6"/>
    <w:rsid w:val="00C91BF9"/>
    <w:rsid w:val="00C93149"/>
    <w:rsid w:val="00C931A5"/>
    <w:rsid w:val="00C93C8C"/>
    <w:rsid w:val="00C9411F"/>
    <w:rsid w:val="00C95956"/>
    <w:rsid w:val="00C96A9B"/>
    <w:rsid w:val="00C96C76"/>
    <w:rsid w:val="00C9722E"/>
    <w:rsid w:val="00CA0092"/>
    <w:rsid w:val="00CA1AAF"/>
    <w:rsid w:val="00CA2B8D"/>
    <w:rsid w:val="00CA3332"/>
    <w:rsid w:val="00CA4F01"/>
    <w:rsid w:val="00CA5BD0"/>
    <w:rsid w:val="00CA668B"/>
    <w:rsid w:val="00CA693E"/>
    <w:rsid w:val="00CA6E33"/>
    <w:rsid w:val="00CA72FA"/>
    <w:rsid w:val="00CB1786"/>
    <w:rsid w:val="00CB1A5A"/>
    <w:rsid w:val="00CB5C55"/>
    <w:rsid w:val="00CB5E40"/>
    <w:rsid w:val="00CB6EFA"/>
    <w:rsid w:val="00CC0FFB"/>
    <w:rsid w:val="00CC2DE3"/>
    <w:rsid w:val="00CC5767"/>
    <w:rsid w:val="00CC6624"/>
    <w:rsid w:val="00CC689E"/>
    <w:rsid w:val="00CD26A4"/>
    <w:rsid w:val="00CD3D0E"/>
    <w:rsid w:val="00CD42BC"/>
    <w:rsid w:val="00CD48B2"/>
    <w:rsid w:val="00CD7395"/>
    <w:rsid w:val="00CE0845"/>
    <w:rsid w:val="00CE1B28"/>
    <w:rsid w:val="00CE2937"/>
    <w:rsid w:val="00CE48E9"/>
    <w:rsid w:val="00CE5997"/>
    <w:rsid w:val="00CE5C63"/>
    <w:rsid w:val="00CE641E"/>
    <w:rsid w:val="00CE6563"/>
    <w:rsid w:val="00CE6E3D"/>
    <w:rsid w:val="00CE7DDA"/>
    <w:rsid w:val="00CF0732"/>
    <w:rsid w:val="00CF0ADE"/>
    <w:rsid w:val="00CF21F9"/>
    <w:rsid w:val="00CF3A25"/>
    <w:rsid w:val="00CF3DC8"/>
    <w:rsid w:val="00CF3E54"/>
    <w:rsid w:val="00CF72F9"/>
    <w:rsid w:val="00D01FF1"/>
    <w:rsid w:val="00D02034"/>
    <w:rsid w:val="00D03CD9"/>
    <w:rsid w:val="00D052B1"/>
    <w:rsid w:val="00D068B2"/>
    <w:rsid w:val="00D07593"/>
    <w:rsid w:val="00D078BB"/>
    <w:rsid w:val="00D10CEA"/>
    <w:rsid w:val="00D11FB6"/>
    <w:rsid w:val="00D15CDC"/>
    <w:rsid w:val="00D16B72"/>
    <w:rsid w:val="00D17334"/>
    <w:rsid w:val="00D21E79"/>
    <w:rsid w:val="00D22C00"/>
    <w:rsid w:val="00D237BC"/>
    <w:rsid w:val="00D24659"/>
    <w:rsid w:val="00D26F91"/>
    <w:rsid w:val="00D2790F"/>
    <w:rsid w:val="00D27916"/>
    <w:rsid w:val="00D27B41"/>
    <w:rsid w:val="00D327D5"/>
    <w:rsid w:val="00D36712"/>
    <w:rsid w:val="00D37C3A"/>
    <w:rsid w:val="00D40D12"/>
    <w:rsid w:val="00D4173B"/>
    <w:rsid w:val="00D43C35"/>
    <w:rsid w:val="00D44F71"/>
    <w:rsid w:val="00D51706"/>
    <w:rsid w:val="00D53D0A"/>
    <w:rsid w:val="00D550B0"/>
    <w:rsid w:val="00D5681A"/>
    <w:rsid w:val="00D57EB3"/>
    <w:rsid w:val="00D61468"/>
    <w:rsid w:val="00D617DC"/>
    <w:rsid w:val="00D633CC"/>
    <w:rsid w:val="00D63C03"/>
    <w:rsid w:val="00D6426F"/>
    <w:rsid w:val="00D72E4F"/>
    <w:rsid w:val="00D74A92"/>
    <w:rsid w:val="00D75367"/>
    <w:rsid w:val="00D76DCC"/>
    <w:rsid w:val="00D8171B"/>
    <w:rsid w:val="00D81A54"/>
    <w:rsid w:val="00D83457"/>
    <w:rsid w:val="00D91B2A"/>
    <w:rsid w:val="00D92496"/>
    <w:rsid w:val="00D94F46"/>
    <w:rsid w:val="00D96BF3"/>
    <w:rsid w:val="00D9765D"/>
    <w:rsid w:val="00DA0B40"/>
    <w:rsid w:val="00DA0F11"/>
    <w:rsid w:val="00DA1B1F"/>
    <w:rsid w:val="00DA20A7"/>
    <w:rsid w:val="00DA3724"/>
    <w:rsid w:val="00DA3C95"/>
    <w:rsid w:val="00DA3F13"/>
    <w:rsid w:val="00DA449F"/>
    <w:rsid w:val="00DA58CF"/>
    <w:rsid w:val="00DB06A6"/>
    <w:rsid w:val="00DB0D1E"/>
    <w:rsid w:val="00DB13FF"/>
    <w:rsid w:val="00DB170D"/>
    <w:rsid w:val="00DB3F42"/>
    <w:rsid w:val="00DC3B6C"/>
    <w:rsid w:val="00DC472A"/>
    <w:rsid w:val="00DD0A38"/>
    <w:rsid w:val="00DD0B6F"/>
    <w:rsid w:val="00DD1C1D"/>
    <w:rsid w:val="00DD4359"/>
    <w:rsid w:val="00DD4574"/>
    <w:rsid w:val="00DD5D61"/>
    <w:rsid w:val="00DD7290"/>
    <w:rsid w:val="00DD7298"/>
    <w:rsid w:val="00DD7410"/>
    <w:rsid w:val="00DD7BD1"/>
    <w:rsid w:val="00DE0847"/>
    <w:rsid w:val="00DE3AD7"/>
    <w:rsid w:val="00DE41B8"/>
    <w:rsid w:val="00DE5D4C"/>
    <w:rsid w:val="00DE6545"/>
    <w:rsid w:val="00DE664E"/>
    <w:rsid w:val="00DE7EB6"/>
    <w:rsid w:val="00DF1E05"/>
    <w:rsid w:val="00DF50DE"/>
    <w:rsid w:val="00DF5741"/>
    <w:rsid w:val="00DF65DE"/>
    <w:rsid w:val="00DF73C8"/>
    <w:rsid w:val="00E04564"/>
    <w:rsid w:val="00E07A6D"/>
    <w:rsid w:val="00E07FEE"/>
    <w:rsid w:val="00E10B8A"/>
    <w:rsid w:val="00E12C66"/>
    <w:rsid w:val="00E1535D"/>
    <w:rsid w:val="00E160F3"/>
    <w:rsid w:val="00E16153"/>
    <w:rsid w:val="00E1631F"/>
    <w:rsid w:val="00E166C7"/>
    <w:rsid w:val="00E20725"/>
    <w:rsid w:val="00E21F25"/>
    <w:rsid w:val="00E23010"/>
    <w:rsid w:val="00E23652"/>
    <w:rsid w:val="00E31464"/>
    <w:rsid w:val="00E31CE2"/>
    <w:rsid w:val="00E31E62"/>
    <w:rsid w:val="00E333CB"/>
    <w:rsid w:val="00E3612D"/>
    <w:rsid w:val="00E409CD"/>
    <w:rsid w:val="00E40D35"/>
    <w:rsid w:val="00E41418"/>
    <w:rsid w:val="00E41C28"/>
    <w:rsid w:val="00E435CD"/>
    <w:rsid w:val="00E438B0"/>
    <w:rsid w:val="00E43C4F"/>
    <w:rsid w:val="00E445D8"/>
    <w:rsid w:val="00E45E4F"/>
    <w:rsid w:val="00E46FE3"/>
    <w:rsid w:val="00E50F7B"/>
    <w:rsid w:val="00E518DF"/>
    <w:rsid w:val="00E52C4F"/>
    <w:rsid w:val="00E52F66"/>
    <w:rsid w:val="00E5429E"/>
    <w:rsid w:val="00E546D9"/>
    <w:rsid w:val="00E553AB"/>
    <w:rsid w:val="00E55BCF"/>
    <w:rsid w:val="00E604D4"/>
    <w:rsid w:val="00E61F11"/>
    <w:rsid w:val="00E6473D"/>
    <w:rsid w:val="00E649FE"/>
    <w:rsid w:val="00E658B3"/>
    <w:rsid w:val="00E66074"/>
    <w:rsid w:val="00E672C9"/>
    <w:rsid w:val="00E70DF0"/>
    <w:rsid w:val="00E7380D"/>
    <w:rsid w:val="00E74146"/>
    <w:rsid w:val="00E7483E"/>
    <w:rsid w:val="00E76131"/>
    <w:rsid w:val="00E82586"/>
    <w:rsid w:val="00E840A9"/>
    <w:rsid w:val="00E84125"/>
    <w:rsid w:val="00E86652"/>
    <w:rsid w:val="00E87902"/>
    <w:rsid w:val="00E90665"/>
    <w:rsid w:val="00E90D6E"/>
    <w:rsid w:val="00E90FBC"/>
    <w:rsid w:val="00E91885"/>
    <w:rsid w:val="00E93680"/>
    <w:rsid w:val="00E9521F"/>
    <w:rsid w:val="00E95ADF"/>
    <w:rsid w:val="00EA2E32"/>
    <w:rsid w:val="00EA33BE"/>
    <w:rsid w:val="00EA3E65"/>
    <w:rsid w:val="00EA40F9"/>
    <w:rsid w:val="00EA5719"/>
    <w:rsid w:val="00EA6C4F"/>
    <w:rsid w:val="00EA6D85"/>
    <w:rsid w:val="00EA773E"/>
    <w:rsid w:val="00EA789E"/>
    <w:rsid w:val="00EB1BCA"/>
    <w:rsid w:val="00EB1D71"/>
    <w:rsid w:val="00EB2D17"/>
    <w:rsid w:val="00EB366F"/>
    <w:rsid w:val="00EB38D1"/>
    <w:rsid w:val="00EB42ED"/>
    <w:rsid w:val="00EB4777"/>
    <w:rsid w:val="00EC2D85"/>
    <w:rsid w:val="00EC4844"/>
    <w:rsid w:val="00EC4C85"/>
    <w:rsid w:val="00EC5D07"/>
    <w:rsid w:val="00EC699C"/>
    <w:rsid w:val="00ED0F36"/>
    <w:rsid w:val="00ED7436"/>
    <w:rsid w:val="00EE06EB"/>
    <w:rsid w:val="00EE120C"/>
    <w:rsid w:val="00EE2BF5"/>
    <w:rsid w:val="00EE2D9C"/>
    <w:rsid w:val="00EE309C"/>
    <w:rsid w:val="00EE35C4"/>
    <w:rsid w:val="00EE489B"/>
    <w:rsid w:val="00EE67D2"/>
    <w:rsid w:val="00EE6B65"/>
    <w:rsid w:val="00EE7232"/>
    <w:rsid w:val="00EF1296"/>
    <w:rsid w:val="00EF6B56"/>
    <w:rsid w:val="00F10D8D"/>
    <w:rsid w:val="00F10FEE"/>
    <w:rsid w:val="00F11683"/>
    <w:rsid w:val="00F1455E"/>
    <w:rsid w:val="00F1594C"/>
    <w:rsid w:val="00F16765"/>
    <w:rsid w:val="00F16B58"/>
    <w:rsid w:val="00F231C6"/>
    <w:rsid w:val="00F24993"/>
    <w:rsid w:val="00F30413"/>
    <w:rsid w:val="00F3308F"/>
    <w:rsid w:val="00F341C0"/>
    <w:rsid w:val="00F34CD8"/>
    <w:rsid w:val="00F40686"/>
    <w:rsid w:val="00F4084C"/>
    <w:rsid w:val="00F41258"/>
    <w:rsid w:val="00F41485"/>
    <w:rsid w:val="00F42F5E"/>
    <w:rsid w:val="00F43559"/>
    <w:rsid w:val="00F44BBB"/>
    <w:rsid w:val="00F467C2"/>
    <w:rsid w:val="00F47401"/>
    <w:rsid w:val="00F504CA"/>
    <w:rsid w:val="00F531A7"/>
    <w:rsid w:val="00F53ADD"/>
    <w:rsid w:val="00F55007"/>
    <w:rsid w:val="00F570D6"/>
    <w:rsid w:val="00F60251"/>
    <w:rsid w:val="00F606FF"/>
    <w:rsid w:val="00F62106"/>
    <w:rsid w:val="00F62B9E"/>
    <w:rsid w:val="00F63373"/>
    <w:rsid w:val="00F64353"/>
    <w:rsid w:val="00F646E0"/>
    <w:rsid w:val="00F64D1B"/>
    <w:rsid w:val="00F65714"/>
    <w:rsid w:val="00F657E5"/>
    <w:rsid w:val="00F70957"/>
    <w:rsid w:val="00F717E8"/>
    <w:rsid w:val="00F73A54"/>
    <w:rsid w:val="00F741C2"/>
    <w:rsid w:val="00F7482E"/>
    <w:rsid w:val="00F7692C"/>
    <w:rsid w:val="00F76A38"/>
    <w:rsid w:val="00F77F3B"/>
    <w:rsid w:val="00F81D92"/>
    <w:rsid w:val="00F83C8F"/>
    <w:rsid w:val="00F844C8"/>
    <w:rsid w:val="00F855B8"/>
    <w:rsid w:val="00F86083"/>
    <w:rsid w:val="00F9132F"/>
    <w:rsid w:val="00F91A98"/>
    <w:rsid w:val="00F92483"/>
    <w:rsid w:val="00F94949"/>
    <w:rsid w:val="00F95D55"/>
    <w:rsid w:val="00F97C2A"/>
    <w:rsid w:val="00FA11DF"/>
    <w:rsid w:val="00FA2C3C"/>
    <w:rsid w:val="00FA3B43"/>
    <w:rsid w:val="00FA4F8D"/>
    <w:rsid w:val="00FA7457"/>
    <w:rsid w:val="00FA7D2D"/>
    <w:rsid w:val="00FB1604"/>
    <w:rsid w:val="00FB1A62"/>
    <w:rsid w:val="00FB24CE"/>
    <w:rsid w:val="00FB3ACB"/>
    <w:rsid w:val="00FB3C0C"/>
    <w:rsid w:val="00FB4154"/>
    <w:rsid w:val="00FB5E1F"/>
    <w:rsid w:val="00FB61F9"/>
    <w:rsid w:val="00FB6F2B"/>
    <w:rsid w:val="00FC06C8"/>
    <w:rsid w:val="00FC0720"/>
    <w:rsid w:val="00FC1676"/>
    <w:rsid w:val="00FC1766"/>
    <w:rsid w:val="00FC3876"/>
    <w:rsid w:val="00FC3891"/>
    <w:rsid w:val="00FD1555"/>
    <w:rsid w:val="00FD176C"/>
    <w:rsid w:val="00FD1AF2"/>
    <w:rsid w:val="00FD35F5"/>
    <w:rsid w:val="00FD3A97"/>
    <w:rsid w:val="00FD5C9D"/>
    <w:rsid w:val="00FE3BC0"/>
    <w:rsid w:val="00FE49D2"/>
    <w:rsid w:val="00FE544B"/>
    <w:rsid w:val="00FE5FBD"/>
    <w:rsid w:val="00FF0C7E"/>
    <w:rsid w:val="00FF152D"/>
    <w:rsid w:val="00FF1966"/>
    <w:rsid w:val="00FF47FF"/>
    <w:rsid w:val="00FF6E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Fujit"/>
    <w:qFormat/>
    <w:rsid w:val="00343410"/>
    <w:rPr>
      <w:rFonts w:ascii="Arial" w:eastAsia="Times New Roman" w:hAnsi="Arial"/>
      <w:lang w:val="en-US" w:eastAsia="en-US"/>
    </w:rPr>
  </w:style>
  <w:style w:type="paragraph" w:styleId="Heading1">
    <w:name w:val="heading 1"/>
    <w:aliases w:val="hoofdstuk 1"/>
    <w:basedOn w:val="Normal"/>
    <w:next w:val="Normal"/>
    <w:link w:val="Heading1Char"/>
    <w:uiPriority w:val="9"/>
    <w:qFormat/>
    <w:rsid w:val="0014451F"/>
    <w:pPr>
      <w:keepNext/>
      <w:pageBreakBefore/>
      <w:numPr>
        <w:numId w:val="15"/>
      </w:numPr>
      <w:tabs>
        <w:tab w:val="left" w:pos="432"/>
      </w:tabs>
      <w:spacing w:after="120"/>
      <w:outlineLvl w:val="0"/>
    </w:pPr>
    <w:rPr>
      <w:rFonts w:eastAsia="Calibri"/>
      <w:b/>
      <w:sz w:val="28"/>
    </w:rPr>
  </w:style>
  <w:style w:type="paragraph" w:styleId="Heading2">
    <w:name w:val="heading 2"/>
    <w:aliases w:val="hoofdstuk 1.1"/>
    <w:basedOn w:val="Normal"/>
    <w:next w:val="Normal"/>
    <w:link w:val="Heading2Char"/>
    <w:uiPriority w:val="9"/>
    <w:qFormat/>
    <w:rsid w:val="00343410"/>
    <w:pPr>
      <w:keepNext/>
      <w:numPr>
        <w:ilvl w:val="1"/>
        <w:numId w:val="15"/>
      </w:numPr>
      <w:tabs>
        <w:tab w:val="left" w:pos="576"/>
      </w:tabs>
      <w:spacing w:before="240" w:after="120"/>
      <w:outlineLvl w:val="1"/>
    </w:pPr>
    <w:rPr>
      <w:b/>
      <w:sz w:val="24"/>
    </w:rPr>
  </w:style>
  <w:style w:type="paragraph" w:styleId="Heading3">
    <w:name w:val="heading 3"/>
    <w:aliases w:val="hoofdstuk 1.1.1"/>
    <w:basedOn w:val="Normal"/>
    <w:next w:val="Normal"/>
    <w:link w:val="Heading3Char"/>
    <w:qFormat/>
    <w:rsid w:val="00712404"/>
    <w:pPr>
      <w:keepNext/>
      <w:numPr>
        <w:ilvl w:val="2"/>
        <w:numId w:val="15"/>
      </w:numPr>
      <w:tabs>
        <w:tab w:val="left" w:pos="720"/>
      </w:tabs>
      <w:spacing w:before="240" w:after="120"/>
      <w:outlineLvl w:val="2"/>
    </w:pPr>
    <w:rPr>
      <w:noProof/>
      <w:sz w:val="24"/>
      <w:u w:val="single"/>
      <w:lang w:eastAsia="en-GB"/>
    </w:rPr>
  </w:style>
  <w:style w:type="paragraph" w:styleId="Heading4">
    <w:name w:val="heading 4"/>
    <w:basedOn w:val="Normal"/>
    <w:next w:val="Normal"/>
    <w:link w:val="Heading4Char"/>
    <w:qFormat/>
    <w:rsid w:val="00343410"/>
    <w:pPr>
      <w:keepNext/>
      <w:numPr>
        <w:ilvl w:val="3"/>
        <w:numId w:val="15"/>
      </w:numPr>
      <w:tabs>
        <w:tab w:val="left" w:pos="864"/>
      </w:tabs>
      <w:spacing w:before="12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343410"/>
    <w:pPr>
      <w:numPr>
        <w:ilvl w:val="4"/>
        <w:numId w:val="15"/>
      </w:numPr>
      <w:tabs>
        <w:tab w:val="left" w:pos="1008"/>
      </w:tabs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343410"/>
    <w:pPr>
      <w:numPr>
        <w:ilvl w:val="5"/>
        <w:numId w:val="15"/>
      </w:numPr>
      <w:tabs>
        <w:tab w:val="left" w:pos="1152"/>
      </w:tabs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343410"/>
    <w:pPr>
      <w:numPr>
        <w:ilvl w:val="6"/>
        <w:numId w:val="15"/>
      </w:numPr>
      <w:tabs>
        <w:tab w:val="left" w:pos="1296"/>
      </w:tabs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343410"/>
    <w:pPr>
      <w:numPr>
        <w:ilvl w:val="7"/>
        <w:numId w:val="15"/>
      </w:numPr>
      <w:tabs>
        <w:tab w:val="left" w:pos="1440"/>
      </w:tabs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343410"/>
    <w:pPr>
      <w:numPr>
        <w:ilvl w:val="8"/>
        <w:numId w:val="15"/>
      </w:numPr>
      <w:tabs>
        <w:tab w:val="left" w:pos="1584"/>
      </w:tabs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43410"/>
    <w:rPr>
      <w:rFonts w:ascii="Times New Roman" w:eastAsia="Times New Roman" w:hAnsi="Times New Roman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AE7350"/>
    <w:pPr>
      <w:tabs>
        <w:tab w:val="center" w:pos="4320"/>
        <w:tab w:val="right" w:pos="8640"/>
      </w:tabs>
      <w:jc w:val="right"/>
    </w:pPr>
    <w:rPr>
      <w:rFonts w:cs="Arial"/>
      <w:b/>
      <w:noProof/>
      <w:sz w:val="36"/>
      <w:szCs w:val="36"/>
      <w:lang w:eastAsia="en-GB"/>
    </w:rPr>
  </w:style>
  <w:style w:type="character" w:customStyle="1" w:styleId="HeaderChar">
    <w:name w:val="Header Char"/>
    <w:link w:val="Header"/>
    <w:uiPriority w:val="99"/>
    <w:rsid w:val="00AE7350"/>
    <w:rPr>
      <w:rFonts w:ascii="Arial" w:eastAsia="Times New Roman" w:hAnsi="Arial" w:cs="Arial"/>
      <w:b/>
      <w:noProof/>
      <w:sz w:val="36"/>
      <w:szCs w:val="36"/>
      <w:lang w:val="en-US"/>
    </w:rPr>
  </w:style>
  <w:style w:type="paragraph" w:styleId="Footer">
    <w:name w:val="footer"/>
    <w:basedOn w:val="Normal"/>
    <w:link w:val="FooterChar"/>
    <w:uiPriority w:val="99"/>
    <w:rsid w:val="00AE7350"/>
    <w:pPr>
      <w:pBdr>
        <w:top w:val="thinThickSmallGap" w:sz="24" w:space="2" w:color="622423"/>
      </w:pBdr>
      <w:tabs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rsid w:val="00AE7350"/>
    <w:rPr>
      <w:rFonts w:ascii="Cambria" w:eastAsia="Times New Roman" w:hAnsi="Cambria"/>
      <w:lang w:val="en-US" w:eastAsia="en-US"/>
    </w:rPr>
  </w:style>
  <w:style w:type="paragraph" w:styleId="BalloonText">
    <w:name w:val="Balloon Text"/>
    <w:basedOn w:val="Normal"/>
    <w:link w:val="BalloonTextChar"/>
    <w:rsid w:val="00343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43410"/>
    <w:rPr>
      <w:rFonts w:ascii="Tahoma" w:eastAsia="Times New Roman" w:hAnsi="Tahoma" w:cs="Tahoma"/>
      <w:sz w:val="16"/>
      <w:szCs w:val="16"/>
      <w:lang w:val="en-US" w:eastAsia="en-US"/>
    </w:rPr>
  </w:style>
  <w:style w:type="character" w:styleId="Hyperlink">
    <w:name w:val="Hyperlink"/>
    <w:uiPriority w:val="99"/>
    <w:rsid w:val="00343410"/>
    <w:rPr>
      <w:color w:val="0000FF"/>
      <w:u w:val="single"/>
    </w:rPr>
  </w:style>
  <w:style w:type="character" w:customStyle="1" w:styleId="Heading2Char">
    <w:name w:val="Heading 2 Char"/>
    <w:aliases w:val="hoofdstuk 1.1 Char"/>
    <w:link w:val="Heading2"/>
    <w:uiPriority w:val="9"/>
    <w:rsid w:val="00343410"/>
    <w:rPr>
      <w:rFonts w:ascii="Arial" w:eastAsia="Times New Roman" w:hAnsi="Arial"/>
      <w:b/>
      <w:sz w:val="24"/>
      <w:lang w:val="en-US" w:eastAsia="en-US"/>
    </w:rPr>
  </w:style>
  <w:style w:type="character" w:customStyle="1" w:styleId="Heading3Char">
    <w:name w:val="Heading 3 Char"/>
    <w:aliases w:val="hoofdstuk 1.1.1 Char"/>
    <w:link w:val="Heading3"/>
    <w:rsid w:val="00712404"/>
    <w:rPr>
      <w:rFonts w:ascii="Arial" w:eastAsia="Times New Roman" w:hAnsi="Arial"/>
      <w:noProof/>
      <w:sz w:val="24"/>
      <w:u w:val="single"/>
      <w:lang w:val="en-US"/>
    </w:rPr>
  </w:style>
  <w:style w:type="character" w:customStyle="1" w:styleId="Heading1Char">
    <w:name w:val="Heading 1 Char"/>
    <w:aliases w:val="hoofdstuk 1 Char"/>
    <w:link w:val="Heading1"/>
    <w:uiPriority w:val="9"/>
    <w:rsid w:val="0014451F"/>
    <w:rPr>
      <w:rFonts w:ascii="Arial" w:hAnsi="Arial"/>
      <w:b/>
      <w:sz w:val="28"/>
      <w:lang w:val="en-US" w:eastAsia="en-US"/>
    </w:rPr>
  </w:style>
  <w:style w:type="character" w:customStyle="1" w:styleId="Heading4Char">
    <w:name w:val="Heading 4 Char"/>
    <w:link w:val="Heading4"/>
    <w:rsid w:val="00C20671"/>
    <w:rPr>
      <w:rFonts w:ascii="Arial" w:eastAsia="Times New Roman" w:hAnsi="Arial"/>
      <w:b/>
      <w:lang w:val="en-US" w:eastAsia="en-US"/>
    </w:rPr>
  </w:style>
  <w:style w:type="paragraph" w:customStyle="1" w:styleId="bullet">
    <w:name w:val="bullet"/>
    <w:basedOn w:val="Normal"/>
    <w:rsid w:val="0034341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nl-BE" w:eastAsia="nl-BE"/>
    </w:rPr>
  </w:style>
  <w:style w:type="paragraph" w:styleId="Caption">
    <w:name w:val="caption"/>
    <w:basedOn w:val="Normal"/>
    <w:next w:val="Normal"/>
    <w:unhideWhenUsed/>
    <w:qFormat/>
    <w:rsid w:val="00343410"/>
    <w:pPr>
      <w:spacing w:after="200"/>
    </w:pPr>
    <w:rPr>
      <w:b/>
      <w:bCs/>
      <w:color w:val="4F81BD"/>
      <w:sz w:val="18"/>
      <w:szCs w:val="18"/>
    </w:rPr>
  </w:style>
  <w:style w:type="paragraph" w:customStyle="1" w:styleId="TableNormal1">
    <w:name w:val="Table Normal1"/>
    <w:basedOn w:val="Normal"/>
    <w:link w:val="NormalTableChar"/>
    <w:qFormat/>
    <w:rsid w:val="00343410"/>
    <w:pPr>
      <w:spacing w:before="20" w:after="20"/>
    </w:pPr>
    <w:rPr>
      <w:rFonts w:ascii="Calibri" w:eastAsia="Calibri" w:hAnsi="Calibri"/>
      <w:sz w:val="22"/>
      <w:szCs w:val="22"/>
    </w:rPr>
  </w:style>
  <w:style w:type="character" w:customStyle="1" w:styleId="NormalTableChar">
    <w:name w:val="Normal Table Char"/>
    <w:link w:val="TableNormal1"/>
    <w:rsid w:val="00343410"/>
    <w:rPr>
      <w:sz w:val="22"/>
      <w:szCs w:val="22"/>
      <w:lang w:val="en-US" w:eastAsia="en-US"/>
    </w:rPr>
  </w:style>
  <w:style w:type="paragraph" w:customStyle="1" w:styleId="Command">
    <w:name w:val="Command"/>
    <w:basedOn w:val="TableNormal1"/>
    <w:link w:val="CommandChar"/>
    <w:qFormat/>
    <w:rsid w:val="00343410"/>
    <w:pPr>
      <w:tabs>
        <w:tab w:val="left" w:pos="567"/>
      </w:tabs>
      <w:spacing w:before="60"/>
    </w:pPr>
    <w:rPr>
      <w:lang w:val="fr-FR"/>
    </w:rPr>
  </w:style>
  <w:style w:type="character" w:customStyle="1" w:styleId="CommandChar">
    <w:name w:val="Command Char"/>
    <w:link w:val="Command"/>
    <w:rsid w:val="00343410"/>
    <w:rPr>
      <w:sz w:val="22"/>
      <w:szCs w:val="22"/>
      <w:lang w:val="fr-FR" w:eastAsia="en-US"/>
    </w:rPr>
  </w:style>
  <w:style w:type="character" w:styleId="CommentReference">
    <w:name w:val="annotation reference"/>
    <w:uiPriority w:val="99"/>
    <w:semiHidden/>
    <w:rsid w:val="00343410"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43410"/>
  </w:style>
  <w:style w:type="character" w:customStyle="1" w:styleId="CommentTextChar">
    <w:name w:val="Comment Text Char"/>
    <w:link w:val="CommentText"/>
    <w:uiPriority w:val="99"/>
    <w:semiHidden/>
    <w:rsid w:val="00343410"/>
    <w:rPr>
      <w:rFonts w:ascii="Arial" w:eastAsia="Times New Roman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343410"/>
    <w:rPr>
      <w:b/>
      <w:bCs/>
    </w:rPr>
  </w:style>
  <w:style w:type="character" w:customStyle="1" w:styleId="CommentSubjectChar">
    <w:name w:val="Comment Subject Char"/>
    <w:link w:val="CommentSubject"/>
    <w:rsid w:val="00343410"/>
    <w:rPr>
      <w:rFonts w:ascii="Arial" w:eastAsia="Times New Roman" w:hAnsi="Arial"/>
      <w:b/>
      <w:bCs/>
      <w:lang w:val="en-US" w:eastAsia="en-US"/>
    </w:rPr>
  </w:style>
  <w:style w:type="paragraph" w:customStyle="1" w:styleId="FSCLevel1title">
    <w:name w:val="FSC Level 1 title"/>
    <w:basedOn w:val="Normal"/>
    <w:link w:val="FSCLevel1titleChar1"/>
    <w:uiPriority w:val="99"/>
    <w:rsid w:val="00343410"/>
    <w:pPr>
      <w:tabs>
        <w:tab w:val="left" w:pos="9072"/>
        <w:tab w:val="right" w:pos="9639"/>
      </w:tabs>
      <w:spacing w:before="120" w:after="120"/>
      <w:ind w:right="289"/>
      <w:jc w:val="right"/>
    </w:pPr>
    <w:rPr>
      <w:b/>
      <w:bCs/>
      <w:noProof/>
      <w:color w:val="FF0000"/>
      <w:sz w:val="32"/>
      <w:szCs w:val="32"/>
      <w:lang w:val="nl-BE"/>
    </w:rPr>
  </w:style>
  <w:style w:type="character" w:customStyle="1" w:styleId="FSCLevel1titleChar1">
    <w:name w:val="FSC Level 1 title Char1"/>
    <w:link w:val="FSCLevel1title"/>
    <w:uiPriority w:val="99"/>
    <w:locked/>
    <w:rsid w:val="00343410"/>
    <w:rPr>
      <w:rFonts w:ascii="Arial" w:eastAsia="Times New Roman" w:hAnsi="Arial"/>
      <w:b/>
      <w:bCs/>
      <w:noProof/>
      <w:color w:val="FF0000"/>
      <w:sz w:val="32"/>
      <w:szCs w:val="32"/>
      <w:lang w:val="nl-BE" w:eastAsia="en-US"/>
    </w:rPr>
  </w:style>
  <w:style w:type="paragraph" w:customStyle="1" w:styleId="FirstPageTitle">
    <w:name w:val="First Page Title"/>
    <w:basedOn w:val="FSCLevel1title"/>
    <w:link w:val="FirstPageTitleChar"/>
    <w:uiPriority w:val="99"/>
    <w:rsid w:val="00343410"/>
    <w:rPr>
      <w:sz w:val="48"/>
    </w:rPr>
  </w:style>
  <w:style w:type="character" w:customStyle="1" w:styleId="FirstPageTitleChar">
    <w:name w:val="First Page Title Char"/>
    <w:link w:val="FirstPageTitle"/>
    <w:uiPriority w:val="99"/>
    <w:locked/>
    <w:rsid w:val="00343410"/>
    <w:rPr>
      <w:rFonts w:ascii="Arial" w:eastAsia="Times New Roman" w:hAnsi="Arial"/>
      <w:b/>
      <w:bCs/>
      <w:noProof/>
      <w:color w:val="FF0000"/>
      <w:sz w:val="48"/>
      <w:szCs w:val="32"/>
      <w:lang w:val="nl-BE" w:eastAsia="en-US"/>
    </w:rPr>
  </w:style>
  <w:style w:type="character" w:styleId="FollowedHyperlink">
    <w:name w:val="FollowedHyperlink"/>
    <w:rsid w:val="00343410"/>
    <w:rPr>
      <w:color w:val="800080"/>
      <w:u w:val="single"/>
    </w:rPr>
  </w:style>
  <w:style w:type="paragraph" w:customStyle="1" w:styleId="FSCFirstPage">
    <w:name w:val="FSC First Page"/>
    <w:basedOn w:val="FSCLevel1title"/>
    <w:link w:val="FSCFirstPageChar"/>
    <w:uiPriority w:val="99"/>
    <w:rsid w:val="00343410"/>
    <w:rPr>
      <w:color w:val="000000"/>
      <w:sz w:val="96"/>
    </w:rPr>
  </w:style>
  <w:style w:type="character" w:customStyle="1" w:styleId="FSCFirstPageChar">
    <w:name w:val="FSC First Page Char"/>
    <w:link w:val="FSCFirstPage"/>
    <w:uiPriority w:val="99"/>
    <w:locked/>
    <w:rsid w:val="00343410"/>
    <w:rPr>
      <w:rFonts w:ascii="Arial" w:eastAsia="Times New Roman" w:hAnsi="Arial"/>
      <w:b/>
      <w:bCs/>
      <w:noProof/>
      <w:color w:val="000000"/>
      <w:sz w:val="96"/>
      <w:szCs w:val="32"/>
      <w:lang w:val="nl-BE" w:eastAsia="en-US"/>
    </w:rPr>
  </w:style>
  <w:style w:type="character" w:customStyle="1" w:styleId="Heading5Char">
    <w:name w:val="Heading 5 Char"/>
    <w:link w:val="Heading5"/>
    <w:rsid w:val="00343410"/>
    <w:rPr>
      <w:rFonts w:ascii="Arial" w:eastAsia="Times New Roman" w:hAnsi="Arial"/>
      <w:sz w:val="22"/>
      <w:lang w:val="en-US" w:eastAsia="en-US"/>
    </w:rPr>
  </w:style>
  <w:style w:type="character" w:customStyle="1" w:styleId="Heading6Char">
    <w:name w:val="Heading 6 Char"/>
    <w:link w:val="Heading6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7Char">
    <w:name w:val="Heading 7 Char"/>
    <w:link w:val="Heading7"/>
    <w:rsid w:val="00343410"/>
    <w:rPr>
      <w:rFonts w:ascii="Arial" w:eastAsia="Times New Roman" w:hAnsi="Arial"/>
      <w:lang w:val="en-US" w:eastAsia="en-US"/>
    </w:rPr>
  </w:style>
  <w:style w:type="character" w:customStyle="1" w:styleId="Heading8Char">
    <w:name w:val="Heading 8 Char"/>
    <w:link w:val="Heading8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9Char">
    <w:name w:val="Heading 9 Char"/>
    <w:link w:val="Heading9"/>
    <w:rsid w:val="00343410"/>
    <w:rPr>
      <w:rFonts w:ascii="Arial" w:eastAsia="Times New Roman" w:hAnsi="Arial"/>
      <w:b/>
      <w:i/>
      <w:sz w:val="18"/>
      <w:lang w:val="en-US" w:eastAsia="en-US"/>
    </w:rPr>
  </w:style>
  <w:style w:type="character" w:styleId="IntenseEmphasis">
    <w:name w:val="Intense Emphasis"/>
    <w:uiPriority w:val="21"/>
    <w:rsid w:val="00343410"/>
    <w:rPr>
      <w:b/>
      <w:bCs/>
      <w:i/>
      <w:iCs/>
      <w:color w:val="4F81BD"/>
    </w:rPr>
  </w:style>
  <w:style w:type="character" w:styleId="IntenseReference">
    <w:name w:val="Intense Reference"/>
    <w:uiPriority w:val="32"/>
    <w:rsid w:val="00343410"/>
    <w:rPr>
      <w:b/>
      <w:bCs/>
      <w:smallCaps/>
      <w:color w:val="C0504D"/>
      <w:spacing w:val="5"/>
      <w:u w:val="single"/>
    </w:rPr>
  </w:style>
  <w:style w:type="paragraph" w:styleId="ListParagraph">
    <w:name w:val="List Paragraph"/>
    <w:aliases w:val="lp1"/>
    <w:basedOn w:val="Normal"/>
    <w:link w:val="ListParagraphChar"/>
    <w:uiPriority w:val="34"/>
    <w:qFormat/>
    <w:rsid w:val="00343410"/>
    <w:pPr>
      <w:ind w:left="720"/>
      <w:contextualSpacing/>
    </w:pPr>
    <w:rPr>
      <w:rFonts w:eastAsia="MS Mincho"/>
      <w:szCs w:val="24"/>
      <w:lang w:val="en-GB"/>
    </w:rPr>
  </w:style>
  <w:style w:type="character" w:customStyle="1" w:styleId="ListParagraphChar">
    <w:name w:val="List Paragraph Char"/>
    <w:aliases w:val="lp1 Char"/>
    <w:link w:val="ListParagraph"/>
    <w:uiPriority w:val="34"/>
    <w:rsid w:val="00343410"/>
    <w:rPr>
      <w:rFonts w:ascii="Arial" w:eastAsia="MS Mincho" w:hAnsi="Arial"/>
      <w:szCs w:val="24"/>
      <w:lang w:eastAsia="en-US"/>
    </w:rPr>
  </w:style>
  <w:style w:type="paragraph" w:styleId="NoSpacing">
    <w:name w:val="No Spacing"/>
    <w:uiPriority w:val="1"/>
    <w:qFormat/>
    <w:rsid w:val="00343410"/>
    <w:rPr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43410"/>
    <w:pPr>
      <w:spacing w:before="100" w:beforeAutospacing="1" w:after="217"/>
    </w:pPr>
    <w:rPr>
      <w:rFonts w:cs="Arial"/>
      <w:color w:val="444444"/>
      <w:sz w:val="18"/>
      <w:szCs w:val="18"/>
      <w:lang w:val="nl-BE" w:eastAsia="nl-BE"/>
    </w:rPr>
  </w:style>
  <w:style w:type="character" w:styleId="PageNumber">
    <w:name w:val="page number"/>
    <w:rsid w:val="00343410"/>
    <w:rPr>
      <w:rFonts w:ascii="Arial" w:hAnsi="Arial"/>
      <w:sz w:val="16"/>
    </w:rPr>
  </w:style>
  <w:style w:type="character" w:styleId="PlaceholderText">
    <w:name w:val="Placeholder Text"/>
    <w:uiPriority w:val="99"/>
    <w:semiHidden/>
    <w:rsid w:val="00343410"/>
    <w:rPr>
      <w:color w:val="808080"/>
    </w:rPr>
  </w:style>
  <w:style w:type="character" w:styleId="Strong">
    <w:name w:val="Strong"/>
    <w:uiPriority w:val="22"/>
    <w:qFormat/>
    <w:rsid w:val="00343410"/>
    <w:rPr>
      <w:b/>
      <w:bCs/>
    </w:rPr>
  </w:style>
  <w:style w:type="character" w:styleId="SubtleEmphasis">
    <w:name w:val="Subtle Emphasis"/>
    <w:uiPriority w:val="19"/>
    <w:rsid w:val="00343410"/>
    <w:rPr>
      <w:i/>
      <w:iCs/>
      <w:color w:val="808080"/>
    </w:rPr>
  </w:style>
  <w:style w:type="paragraph" w:customStyle="1" w:styleId="Tableheading">
    <w:name w:val="Table heading"/>
    <w:basedOn w:val="Normal"/>
    <w:uiPriority w:val="99"/>
    <w:rsid w:val="00343410"/>
    <w:rPr>
      <w:b/>
      <w:bCs/>
      <w:szCs w:val="24"/>
    </w:rPr>
  </w:style>
  <w:style w:type="paragraph" w:customStyle="1" w:styleId="Text1">
    <w:name w:val="Text 1"/>
    <w:basedOn w:val="Normal"/>
    <w:rsid w:val="00343410"/>
    <w:pPr>
      <w:spacing w:after="240"/>
      <w:ind w:left="482"/>
      <w:jc w:val="both"/>
    </w:pPr>
    <w:rPr>
      <w:rFonts w:ascii="Times New Roman" w:hAnsi="Times New Roman"/>
      <w:sz w:val="24"/>
      <w:lang w:val="en-GB"/>
    </w:rPr>
  </w:style>
  <w:style w:type="paragraph" w:customStyle="1" w:styleId="TextinList1">
    <w:name w:val="Text in List 1"/>
    <w:aliases w:val="t1"/>
    <w:basedOn w:val="Normal"/>
    <w:rsid w:val="00343410"/>
    <w:pPr>
      <w:spacing w:before="60" w:after="60" w:line="280" w:lineRule="exact"/>
      <w:ind w:left="360"/>
    </w:pPr>
    <w:rPr>
      <w:rFonts w:eastAsia="SimSun"/>
      <w:kern w:val="24"/>
    </w:rPr>
  </w:style>
  <w:style w:type="paragraph" w:styleId="Title">
    <w:name w:val="Title"/>
    <w:basedOn w:val="Heading1"/>
    <w:next w:val="Normal"/>
    <w:link w:val="TitleChar"/>
    <w:uiPriority w:val="10"/>
    <w:qFormat/>
    <w:rsid w:val="00343410"/>
    <w:pPr>
      <w:keepNext w:val="0"/>
      <w:numPr>
        <w:numId w:val="0"/>
      </w:numPr>
      <w:pBdr>
        <w:top w:val="single" w:sz="30" w:space="1" w:color="auto"/>
      </w:pBdr>
      <w:tabs>
        <w:tab w:val="clear" w:pos="432"/>
        <w:tab w:val="left" w:pos="360"/>
        <w:tab w:val="left" w:pos="720"/>
      </w:tabs>
      <w:spacing w:before="2520" w:after="240"/>
      <w:jc w:val="right"/>
      <w:outlineLvl w:val="9"/>
    </w:pPr>
    <w:rPr>
      <w:sz w:val="32"/>
    </w:rPr>
  </w:style>
  <w:style w:type="character" w:customStyle="1" w:styleId="TitleChar">
    <w:name w:val="Title Char"/>
    <w:link w:val="Title"/>
    <w:uiPriority w:val="10"/>
    <w:rsid w:val="00343410"/>
    <w:rPr>
      <w:rFonts w:ascii="Arial" w:eastAsia="Times New Roman" w:hAnsi="Arial"/>
      <w:b/>
      <w:sz w:val="32"/>
      <w:lang w:val="en-US" w:eastAsia="en-US"/>
    </w:rPr>
  </w:style>
  <w:style w:type="paragraph" w:styleId="TOC1">
    <w:name w:val="toc 1"/>
    <w:basedOn w:val="Normal"/>
    <w:next w:val="Normal"/>
    <w:uiPriority w:val="39"/>
    <w:rsid w:val="00343410"/>
    <w:pPr>
      <w:spacing w:before="120" w:after="120"/>
    </w:pPr>
    <w:rPr>
      <w:b/>
      <w:smallCaps/>
      <w:sz w:val="24"/>
    </w:rPr>
  </w:style>
  <w:style w:type="paragraph" w:styleId="TOC2">
    <w:name w:val="toc 2"/>
    <w:basedOn w:val="Normal"/>
    <w:next w:val="Normal"/>
    <w:uiPriority w:val="39"/>
    <w:rsid w:val="00343410"/>
    <w:pPr>
      <w:spacing w:before="60" w:after="60"/>
      <w:ind w:left="113"/>
    </w:pPr>
    <w:rPr>
      <w:noProof/>
      <w:sz w:val="22"/>
    </w:rPr>
  </w:style>
  <w:style w:type="paragraph" w:styleId="TOC3">
    <w:name w:val="toc 3"/>
    <w:basedOn w:val="Normal"/>
    <w:next w:val="Normal"/>
    <w:uiPriority w:val="39"/>
    <w:rsid w:val="00343410"/>
    <w:pPr>
      <w:ind w:left="454"/>
    </w:pPr>
  </w:style>
  <w:style w:type="paragraph" w:styleId="TOC4">
    <w:name w:val="toc 4"/>
    <w:basedOn w:val="Normal"/>
    <w:next w:val="Normal"/>
    <w:uiPriority w:val="39"/>
    <w:rsid w:val="00343410"/>
    <w:pPr>
      <w:ind w:left="60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uiPriority w:val="39"/>
    <w:rsid w:val="00343410"/>
    <w:pPr>
      <w:ind w:left="80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uiPriority w:val="39"/>
    <w:rsid w:val="00343410"/>
    <w:pPr>
      <w:ind w:left="10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uiPriority w:val="39"/>
    <w:rsid w:val="00343410"/>
    <w:pPr>
      <w:ind w:left="120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uiPriority w:val="39"/>
    <w:rsid w:val="00343410"/>
    <w:pPr>
      <w:ind w:left="140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uiPriority w:val="39"/>
    <w:rsid w:val="00343410"/>
    <w:pPr>
      <w:ind w:left="1600"/>
    </w:pPr>
    <w:rPr>
      <w:rFonts w:ascii="Times New Roman" w:hAnsi="Times New Roman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3410"/>
    <w:pPr>
      <w:keepLines/>
      <w:numPr>
        <w:numId w:val="0"/>
      </w:numPr>
      <w:tabs>
        <w:tab w:val="clear" w:pos="432"/>
      </w:tabs>
      <w:spacing w:line="276" w:lineRule="auto"/>
      <w:outlineLvl w:val="9"/>
    </w:pPr>
    <w:rPr>
      <w:rFonts w:ascii="Cambria" w:hAnsi="Cambria"/>
      <w:bCs/>
      <w:color w:val="365F91"/>
      <w:szCs w:val="28"/>
      <w:lang w:val="en-GB" w:eastAsia="en-GB"/>
    </w:rPr>
  </w:style>
  <w:style w:type="character" w:customStyle="1" w:styleId="userinput3">
    <w:name w:val="userinput3"/>
    <w:rsid w:val="00343410"/>
    <w:rPr>
      <w:b/>
      <w:bCs/>
      <w:vanish w:val="0"/>
      <w:webHidden w:val="0"/>
      <w:specVanish w:val="0"/>
    </w:rPr>
  </w:style>
  <w:style w:type="paragraph" w:customStyle="1" w:styleId="Versionnumber">
    <w:name w:val="Version number"/>
    <w:basedOn w:val="Normal"/>
    <w:rsid w:val="00343410"/>
    <w:pPr>
      <w:tabs>
        <w:tab w:val="left" w:pos="1418"/>
      </w:tabs>
      <w:spacing w:line="240" w:lineRule="atLeast"/>
      <w:jc w:val="both"/>
    </w:pPr>
    <w:rPr>
      <w:i/>
    </w:rPr>
  </w:style>
  <w:style w:type="paragraph" w:customStyle="1" w:styleId="white">
    <w:name w:val="white"/>
    <w:basedOn w:val="Normal"/>
    <w:rsid w:val="00343410"/>
    <w:pPr>
      <w:spacing w:before="100" w:beforeAutospacing="1" w:after="217"/>
    </w:pPr>
    <w:rPr>
      <w:rFonts w:cs="Arial"/>
      <w:color w:val="FFFFFF"/>
      <w:sz w:val="18"/>
      <w:szCs w:val="18"/>
      <w:lang w:val="nl-BE" w:eastAsia="nl-BE"/>
    </w:rPr>
  </w:style>
  <w:style w:type="character" w:customStyle="1" w:styleId="apple-style-span">
    <w:name w:val="apple-style-span"/>
    <w:rsid w:val="00C13AD5"/>
  </w:style>
  <w:style w:type="character" w:styleId="HTMLCode">
    <w:name w:val="HTML Code"/>
    <w:uiPriority w:val="99"/>
    <w:semiHidden/>
    <w:unhideWhenUsed/>
    <w:rsid w:val="00FB160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Fujit"/>
    <w:qFormat/>
    <w:rsid w:val="00343410"/>
    <w:rPr>
      <w:rFonts w:ascii="Arial" w:eastAsia="Times New Roman" w:hAnsi="Arial"/>
      <w:lang w:val="en-US" w:eastAsia="en-US"/>
    </w:rPr>
  </w:style>
  <w:style w:type="paragraph" w:styleId="Heading1">
    <w:name w:val="heading 1"/>
    <w:aliases w:val="hoofdstuk 1"/>
    <w:basedOn w:val="Normal"/>
    <w:next w:val="Normal"/>
    <w:link w:val="Heading1Char"/>
    <w:uiPriority w:val="9"/>
    <w:qFormat/>
    <w:rsid w:val="0014451F"/>
    <w:pPr>
      <w:keepNext/>
      <w:pageBreakBefore/>
      <w:numPr>
        <w:numId w:val="15"/>
      </w:numPr>
      <w:tabs>
        <w:tab w:val="left" w:pos="432"/>
      </w:tabs>
      <w:spacing w:after="120"/>
      <w:outlineLvl w:val="0"/>
    </w:pPr>
    <w:rPr>
      <w:rFonts w:eastAsia="Calibri"/>
      <w:b/>
      <w:sz w:val="28"/>
    </w:rPr>
  </w:style>
  <w:style w:type="paragraph" w:styleId="Heading2">
    <w:name w:val="heading 2"/>
    <w:aliases w:val="hoofdstuk 1.1"/>
    <w:basedOn w:val="Normal"/>
    <w:next w:val="Normal"/>
    <w:link w:val="Heading2Char"/>
    <w:uiPriority w:val="9"/>
    <w:qFormat/>
    <w:rsid w:val="00343410"/>
    <w:pPr>
      <w:keepNext/>
      <w:numPr>
        <w:ilvl w:val="1"/>
        <w:numId w:val="15"/>
      </w:numPr>
      <w:tabs>
        <w:tab w:val="left" w:pos="576"/>
      </w:tabs>
      <w:spacing w:before="240" w:after="120"/>
      <w:outlineLvl w:val="1"/>
    </w:pPr>
    <w:rPr>
      <w:b/>
      <w:sz w:val="24"/>
    </w:rPr>
  </w:style>
  <w:style w:type="paragraph" w:styleId="Heading3">
    <w:name w:val="heading 3"/>
    <w:aliases w:val="hoofdstuk 1.1.1"/>
    <w:basedOn w:val="Normal"/>
    <w:next w:val="Normal"/>
    <w:link w:val="Heading3Char"/>
    <w:qFormat/>
    <w:rsid w:val="00712404"/>
    <w:pPr>
      <w:keepNext/>
      <w:numPr>
        <w:ilvl w:val="2"/>
        <w:numId w:val="15"/>
      </w:numPr>
      <w:tabs>
        <w:tab w:val="left" w:pos="720"/>
      </w:tabs>
      <w:spacing w:before="240" w:after="120"/>
      <w:outlineLvl w:val="2"/>
    </w:pPr>
    <w:rPr>
      <w:noProof/>
      <w:sz w:val="24"/>
      <w:u w:val="single"/>
      <w:lang w:eastAsia="en-GB"/>
    </w:rPr>
  </w:style>
  <w:style w:type="paragraph" w:styleId="Heading4">
    <w:name w:val="heading 4"/>
    <w:basedOn w:val="Normal"/>
    <w:next w:val="Normal"/>
    <w:link w:val="Heading4Char"/>
    <w:qFormat/>
    <w:rsid w:val="00343410"/>
    <w:pPr>
      <w:keepNext/>
      <w:numPr>
        <w:ilvl w:val="3"/>
        <w:numId w:val="15"/>
      </w:numPr>
      <w:tabs>
        <w:tab w:val="left" w:pos="864"/>
      </w:tabs>
      <w:spacing w:before="12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343410"/>
    <w:pPr>
      <w:numPr>
        <w:ilvl w:val="4"/>
        <w:numId w:val="15"/>
      </w:numPr>
      <w:tabs>
        <w:tab w:val="left" w:pos="1008"/>
      </w:tabs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343410"/>
    <w:pPr>
      <w:numPr>
        <w:ilvl w:val="5"/>
        <w:numId w:val="15"/>
      </w:numPr>
      <w:tabs>
        <w:tab w:val="left" w:pos="1152"/>
      </w:tabs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343410"/>
    <w:pPr>
      <w:numPr>
        <w:ilvl w:val="6"/>
        <w:numId w:val="15"/>
      </w:numPr>
      <w:tabs>
        <w:tab w:val="left" w:pos="1296"/>
      </w:tabs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343410"/>
    <w:pPr>
      <w:numPr>
        <w:ilvl w:val="7"/>
        <w:numId w:val="15"/>
      </w:numPr>
      <w:tabs>
        <w:tab w:val="left" w:pos="1440"/>
      </w:tabs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343410"/>
    <w:pPr>
      <w:numPr>
        <w:ilvl w:val="8"/>
        <w:numId w:val="15"/>
      </w:numPr>
      <w:tabs>
        <w:tab w:val="left" w:pos="1584"/>
      </w:tabs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  <w:rsid w:val="0034341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343410"/>
  </w:style>
  <w:style w:type="table" w:styleId="TableGrid">
    <w:name w:val="Table Grid"/>
    <w:basedOn w:val="TableNormal"/>
    <w:uiPriority w:val="59"/>
    <w:rsid w:val="00343410"/>
    <w:rPr>
      <w:rFonts w:ascii="Times New Roman" w:eastAsia="Times New Roman" w:hAnsi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AE7350"/>
    <w:pPr>
      <w:tabs>
        <w:tab w:val="center" w:pos="4320"/>
        <w:tab w:val="right" w:pos="8640"/>
      </w:tabs>
      <w:jc w:val="right"/>
    </w:pPr>
    <w:rPr>
      <w:rFonts w:cs="Arial"/>
      <w:b/>
      <w:noProof/>
      <w:sz w:val="36"/>
      <w:szCs w:val="36"/>
      <w:lang w:eastAsia="en-GB"/>
    </w:rPr>
  </w:style>
  <w:style w:type="character" w:customStyle="1" w:styleId="HeaderChar">
    <w:name w:val="Header Char"/>
    <w:link w:val="Header"/>
    <w:uiPriority w:val="99"/>
    <w:rsid w:val="00AE7350"/>
    <w:rPr>
      <w:rFonts w:ascii="Arial" w:eastAsia="Times New Roman" w:hAnsi="Arial" w:cs="Arial"/>
      <w:b/>
      <w:noProof/>
      <w:sz w:val="36"/>
      <w:szCs w:val="36"/>
      <w:lang w:val="en-US"/>
    </w:rPr>
  </w:style>
  <w:style w:type="paragraph" w:styleId="Footer">
    <w:name w:val="footer"/>
    <w:basedOn w:val="Normal"/>
    <w:link w:val="FooterChar"/>
    <w:uiPriority w:val="99"/>
    <w:rsid w:val="00AE7350"/>
    <w:pPr>
      <w:pBdr>
        <w:top w:val="thinThickSmallGap" w:sz="24" w:space="2" w:color="622423"/>
      </w:pBdr>
      <w:tabs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rsid w:val="00AE7350"/>
    <w:rPr>
      <w:rFonts w:ascii="Cambria" w:eastAsia="Times New Roman" w:hAnsi="Cambria"/>
      <w:lang w:val="en-US" w:eastAsia="en-US"/>
    </w:rPr>
  </w:style>
  <w:style w:type="paragraph" w:styleId="BalloonText">
    <w:name w:val="Balloon Text"/>
    <w:basedOn w:val="Normal"/>
    <w:link w:val="BalloonTextChar"/>
    <w:rsid w:val="00343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43410"/>
    <w:rPr>
      <w:rFonts w:ascii="Tahoma" w:eastAsia="Times New Roman" w:hAnsi="Tahoma" w:cs="Tahoma"/>
      <w:sz w:val="16"/>
      <w:szCs w:val="16"/>
      <w:lang w:val="en-US" w:eastAsia="en-US"/>
    </w:rPr>
  </w:style>
  <w:style w:type="character" w:styleId="Hyperlink">
    <w:name w:val="Hyperlink"/>
    <w:uiPriority w:val="99"/>
    <w:rsid w:val="00343410"/>
    <w:rPr>
      <w:color w:val="0000FF"/>
      <w:u w:val="single"/>
    </w:rPr>
  </w:style>
  <w:style w:type="character" w:customStyle="1" w:styleId="Heading2Char">
    <w:name w:val="Heading 2 Char"/>
    <w:aliases w:val="hoofdstuk 1.1 Char"/>
    <w:link w:val="Heading2"/>
    <w:uiPriority w:val="9"/>
    <w:rsid w:val="00343410"/>
    <w:rPr>
      <w:rFonts w:ascii="Arial" w:eastAsia="Times New Roman" w:hAnsi="Arial"/>
      <w:b/>
      <w:sz w:val="24"/>
      <w:lang w:val="en-US" w:eastAsia="en-US"/>
    </w:rPr>
  </w:style>
  <w:style w:type="character" w:customStyle="1" w:styleId="Heading3Char">
    <w:name w:val="Heading 3 Char"/>
    <w:aliases w:val="hoofdstuk 1.1.1 Char"/>
    <w:link w:val="Heading3"/>
    <w:rsid w:val="00712404"/>
    <w:rPr>
      <w:rFonts w:ascii="Arial" w:eastAsia="Times New Roman" w:hAnsi="Arial"/>
      <w:noProof/>
      <w:sz w:val="24"/>
      <w:u w:val="single"/>
      <w:lang w:val="en-US"/>
    </w:rPr>
  </w:style>
  <w:style w:type="character" w:customStyle="1" w:styleId="Heading1Char">
    <w:name w:val="Heading 1 Char"/>
    <w:aliases w:val="hoofdstuk 1 Char"/>
    <w:link w:val="Heading1"/>
    <w:uiPriority w:val="9"/>
    <w:rsid w:val="0014451F"/>
    <w:rPr>
      <w:rFonts w:ascii="Arial" w:hAnsi="Arial"/>
      <w:b/>
      <w:sz w:val="28"/>
      <w:lang w:val="en-US" w:eastAsia="en-US"/>
    </w:rPr>
  </w:style>
  <w:style w:type="character" w:customStyle="1" w:styleId="Heading4Char">
    <w:name w:val="Heading 4 Char"/>
    <w:link w:val="Heading4"/>
    <w:rsid w:val="00C20671"/>
    <w:rPr>
      <w:rFonts w:ascii="Arial" w:eastAsia="Times New Roman" w:hAnsi="Arial"/>
      <w:b/>
      <w:lang w:val="en-US" w:eastAsia="en-US"/>
    </w:rPr>
  </w:style>
  <w:style w:type="paragraph" w:customStyle="1" w:styleId="bullet">
    <w:name w:val="bullet"/>
    <w:basedOn w:val="Normal"/>
    <w:rsid w:val="0034341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nl-BE" w:eastAsia="nl-BE"/>
    </w:rPr>
  </w:style>
  <w:style w:type="paragraph" w:styleId="Caption">
    <w:name w:val="caption"/>
    <w:basedOn w:val="Normal"/>
    <w:next w:val="Normal"/>
    <w:unhideWhenUsed/>
    <w:qFormat/>
    <w:rsid w:val="00343410"/>
    <w:pPr>
      <w:spacing w:after="200"/>
    </w:pPr>
    <w:rPr>
      <w:b/>
      <w:bCs/>
      <w:color w:val="4F81BD"/>
      <w:sz w:val="18"/>
      <w:szCs w:val="18"/>
    </w:rPr>
  </w:style>
  <w:style w:type="paragraph" w:customStyle="1" w:styleId="TableNormal1">
    <w:name w:val="Table Normal1"/>
    <w:basedOn w:val="Normal"/>
    <w:link w:val="NormalTableChar"/>
    <w:qFormat/>
    <w:rsid w:val="00343410"/>
    <w:pPr>
      <w:spacing w:before="20" w:after="20"/>
    </w:pPr>
    <w:rPr>
      <w:rFonts w:ascii="Calibri" w:eastAsia="Calibri" w:hAnsi="Calibri"/>
      <w:sz w:val="22"/>
      <w:szCs w:val="22"/>
    </w:rPr>
  </w:style>
  <w:style w:type="character" w:customStyle="1" w:styleId="NormalTableChar">
    <w:name w:val="Normal Table Char"/>
    <w:link w:val="TableNormal1"/>
    <w:rsid w:val="00343410"/>
    <w:rPr>
      <w:sz w:val="22"/>
      <w:szCs w:val="22"/>
      <w:lang w:val="en-US" w:eastAsia="en-US"/>
    </w:rPr>
  </w:style>
  <w:style w:type="paragraph" w:customStyle="1" w:styleId="Command">
    <w:name w:val="Command"/>
    <w:basedOn w:val="TableNormal1"/>
    <w:link w:val="CommandChar"/>
    <w:qFormat/>
    <w:rsid w:val="00343410"/>
    <w:pPr>
      <w:tabs>
        <w:tab w:val="left" w:pos="567"/>
      </w:tabs>
      <w:spacing w:before="60"/>
    </w:pPr>
    <w:rPr>
      <w:lang w:val="fr-FR"/>
    </w:rPr>
  </w:style>
  <w:style w:type="character" w:customStyle="1" w:styleId="CommandChar">
    <w:name w:val="Command Char"/>
    <w:link w:val="Command"/>
    <w:rsid w:val="00343410"/>
    <w:rPr>
      <w:sz w:val="22"/>
      <w:szCs w:val="22"/>
      <w:lang w:val="fr-FR" w:eastAsia="en-US"/>
    </w:rPr>
  </w:style>
  <w:style w:type="character" w:styleId="CommentReference">
    <w:name w:val="annotation reference"/>
    <w:uiPriority w:val="99"/>
    <w:semiHidden/>
    <w:rsid w:val="00343410"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343410"/>
  </w:style>
  <w:style w:type="character" w:customStyle="1" w:styleId="CommentTextChar">
    <w:name w:val="Comment Text Char"/>
    <w:link w:val="CommentText"/>
    <w:uiPriority w:val="99"/>
    <w:semiHidden/>
    <w:rsid w:val="00343410"/>
    <w:rPr>
      <w:rFonts w:ascii="Arial" w:eastAsia="Times New Roman" w:hAnsi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343410"/>
    <w:rPr>
      <w:b/>
      <w:bCs/>
    </w:rPr>
  </w:style>
  <w:style w:type="character" w:customStyle="1" w:styleId="CommentSubjectChar">
    <w:name w:val="Comment Subject Char"/>
    <w:link w:val="CommentSubject"/>
    <w:rsid w:val="00343410"/>
    <w:rPr>
      <w:rFonts w:ascii="Arial" w:eastAsia="Times New Roman" w:hAnsi="Arial"/>
      <w:b/>
      <w:bCs/>
      <w:lang w:val="en-US" w:eastAsia="en-US"/>
    </w:rPr>
  </w:style>
  <w:style w:type="paragraph" w:customStyle="1" w:styleId="FSCLevel1title">
    <w:name w:val="FSC Level 1 title"/>
    <w:basedOn w:val="Normal"/>
    <w:link w:val="FSCLevel1titleChar1"/>
    <w:uiPriority w:val="99"/>
    <w:rsid w:val="00343410"/>
    <w:pPr>
      <w:tabs>
        <w:tab w:val="left" w:pos="9072"/>
        <w:tab w:val="right" w:pos="9639"/>
      </w:tabs>
      <w:spacing w:before="120" w:after="120"/>
      <w:ind w:right="289"/>
      <w:jc w:val="right"/>
    </w:pPr>
    <w:rPr>
      <w:b/>
      <w:bCs/>
      <w:noProof/>
      <w:color w:val="FF0000"/>
      <w:sz w:val="32"/>
      <w:szCs w:val="32"/>
      <w:lang w:val="nl-BE"/>
    </w:rPr>
  </w:style>
  <w:style w:type="character" w:customStyle="1" w:styleId="FSCLevel1titleChar1">
    <w:name w:val="FSC Level 1 title Char1"/>
    <w:link w:val="FSCLevel1title"/>
    <w:uiPriority w:val="99"/>
    <w:locked/>
    <w:rsid w:val="00343410"/>
    <w:rPr>
      <w:rFonts w:ascii="Arial" w:eastAsia="Times New Roman" w:hAnsi="Arial"/>
      <w:b/>
      <w:bCs/>
      <w:noProof/>
      <w:color w:val="FF0000"/>
      <w:sz w:val="32"/>
      <w:szCs w:val="32"/>
      <w:lang w:val="nl-BE" w:eastAsia="en-US"/>
    </w:rPr>
  </w:style>
  <w:style w:type="paragraph" w:customStyle="1" w:styleId="FirstPageTitle">
    <w:name w:val="First Page Title"/>
    <w:basedOn w:val="FSCLevel1title"/>
    <w:link w:val="FirstPageTitleChar"/>
    <w:uiPriority w:val="99"/>
    <w:rsid w:val="00343410"/>
    <w:rPr>
      <w:sz w:val="48"/>
    </w:rPr>
  </w:style>
  <w:style w:type="character" w:customStyle="1" w:styleId="FirstPageTitleChar">
    <w:name w:val="First Page Title Char"/>
    <w:link w:val="FirstPageTitle"/>
    <w:uiPriority w:val="99"/>
    <w:locked/>
    <w:rsid w:val="00343410"/>
    <w:rPr>
      <w:rFonts w:ascii="Arial" w:eastAsia="Times New Roman" w:hAnsi="Arial"/>
      <w:b/>
      <w:bCs/>
      <w:noProof/>
      <w:color w:val="FF0000"/>
      <w:sz w:val="48"/>
      <w:szCs w:val="32"/>
      <w:lang w:val="nl-BE" w:eastAsia="en-US"/>
    </w:rPr>
  </w:style>
  <w:style w:type="character" w:styleId="FollowedHyperlink">
    <w:name w:val="FollowedHyperlink"/>
    <w:rsid w:val="00343410"/>
    <w:rPr>
      <w:color w:val="800080"/>
      <w:u w:val="single"/>
    </w:rPr>
  </w:style>
  <w:style w:type="paragraph" w:customStyle="1" w:styleId="FSCFirstPage">
    <w:name w:val="FSC First Page"/>
    <w:basedOn w:val="FSCLevel1title"/>
    <w:link w:val="FSCFirstPageChar"/>
    <w:uiPriority w:val="99"/>
    <w:rsid w:val="00343410"/>
    <w:rPr>
      <w:color w:val="000000"/>
      <w:sz w:val="96"/>
    </w:rPr>
  </w:style>
  <w:style w:type="character" w:customStyle="1" w:styleId="FSCFirstPageChar">
    <w:name w:val="FSC First Page Char"/>
    <w:link w:val="FSCFirstPage"/>
    <w:uiPriority w:val="99"/>
    <w:locked/>
    <w:rsid w:val="00343410"/>
    <w:rPr>
      <w:rFonts w:ascii="Arial" w:eastAsia="Times New Roman" w:hAnsi="Arial"/>
      <w:b/>
      <w:bCs/>
      <w:noProof/>
      <w:color w:val="000000"/>
      <w:sz w:val="96"/>
      <w:szCs w:val="32"/>
      <w:lang w:val="nl-BE" w:eastAsia="en-US"/>
    </w:rPr>
  </w:style>
  <w:style w:type="character" w:customStyle="1" w:styleId="Heading5Char">
    <w:name w:val="Heading 5 Char"/>
    <w:link w:val="Heading5"/>
    <w:rsid w:val="00343410"/>
    <w:rPr>
      <w:rFonts w:ascii="Arial" w:eastAsia="Times New Roman" w:hAnsi="Arial"/>
      <w:sz w:val="22"/>
      <w:lang w:val="en-US" w:eastAsia="en-US"/>
    </w:rPr>
  </w:style>
  <w:style w:type="character" w:customStyle="1" w:styleId="Heading6Char">
    <w:name w:val="Heading 6 Char"/>
    <w:link w:val="Heading6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7Char">
    <w:name w:val="Heading 7 Char"/>
    <w:link w:val="Heading7"/>
    <w:rsid w:val="00343410"/>
    <w:rPr>
      <w:rFonts w:ascii="Arial" w:eastAsia="Times New Roman" w:hAnsi="Arial"/>
      <w:lang w:val="en-US" w:eastAsia="en-US"/>
    </w:rPr>
  </w:style>
  <w:style w:type="character" w:customStyle="1" w:styleId="Heading8Char">
    <w:name w:val="Heading 8 Char"/>
    <w:link w:val="Heading8"/>
    <w:rsid w:val="00343410"/>
    <w:rPr>
      <w:rFonts w:ascii="Arial" w:eastAsia="Times New Roman" w:hAnsi="Arial"/>
      <w:i/>
      <w:lang w:val="en-US" w:eastAsia="en-US"/>
    </w:rPr>
  </w:style>
  <w:style w:type="character" w:customStyle="1" w:styleId="Heading9Char">
    <w:name w:val="Heading 9 Char"/>
    <w:link w:val="Heading9"/>
    <w:rsid w:val="00343410"/>
    <w:rPr>
      <w:rFonts w:ascii="Arial" w:eastAsia="Times New Roman" w:hAnsi="Arial"/>
      <w:b/>
      <w:i/>
      <w:sz w:val="18"/>
      <w:lang w:val="en-US" w:eastAsia="en-US"/>
    </w:rPr>
  </w:style>
  <w:style w:type="character" w:styleId="IntenseEmphasis">
    <w:name w:val="Intense Emphasis"/>
    <w:uiPriority w:val="21"/>
    <w:rsid w:val="00343410"/>
    <w:rPr>
      <w:b/>
      <w:bCs/>
      <w:i/>
      <w:iCs/>
      <w:color w:val="4F81BD"/>
    </w:rPr>
  </w:style>
  <w:style w:type="character" w:styleId="IntenseReference">
    <w:name w:val="Intense Reference"/>
    <w:uiPriority w:val="32"/>
    <w:rsid w:val="00343410"/>
    <w:rPr>
      <w:b/>
      <w:bCs/>
      <w:smallCaps/>
      <w:color w:val="C0504D"/>
      <w:spacing w:val="5"/>
      <w:u w:val="single"/>
    </w:rPr>
  </w:style>
  <w:style w:type="paragraph" w:styleId="ListParagraph">
    <w:name w:val="List Paragraph"/>
    <w:aliases w:val="lp1"/>
    <w:basedOn w:val="Normal"/>
    <w:link w:val="ListParagraphChar"/>
    <w:uiPriority w:val="34"/>
    <w:qFormat/>
    <w:rsid w:val="00343410"/>
    <w:pPr>
      <w:ind w:left="720"/>
      <w:contextualSpacing/>
    </w:pPr>
    <w:rPr>
      <w:rFonts w:eastAsia="MS Mincho"/>
      <w:szCs w:val="24"/>
      <w:lang w:val="en-GB"/>
    </w:rPr>
  </w:style>
  <w:style w:type="character" w:customStyle="1" w:styleId="ListParagraphChar">
    <w:name w:val="List Paragraph Char"/>
    <w:aliases w:val="lp1 Char"/>
    <w:link w:val="ListParagraph"/>
    <w:uiPriority w:val="34"/>
    <w:rsid w:val="00343410"/>
    <w:rPr>
      <w:rFonts w:ascii="Arial" w:eastAsia="MS Mincho" w:hAnsi="Arial"/>
      <w:szCs w:val="24"/>
      <w:lang w:eastAsia="en-US"/>
    </w:rPr>
  </w:style>
  <w:style w:type="paragraph" w:styleId="NoSpacing">
    <w:name w:val="No Spacing"/>
    <w:uiPriority w:val="1"/>
    <w:qFormat/>
    <w:rsid w:val="00343410"/>
    <w:rPr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43410"/>
    <w:pPr>
      <w:spacing w:before="100" w:beforeAutospacing="1" w:after="217"/>
    </w:pPr>
    <w:rPr>
      <w:rFonts w:cs="Arial"/>
      <w:color w:val="444444"/>
      <w:sz w:val="18"/>
      <w:szCs w:val="18"/>
      <w:lang w:val="nl-BE" w:eastAsia="nl-BE"/>
    </w:rPr>
  </w:style>
  <w:style w:type="character" w:styleId="PageNumber">
    <w:name w:val="page number"/>
    <w:rsid w:val="00343410"/>
    <w:rPr>
      <w:rFonts w:ascii="Arial" w:hAnsi="Arial"/>
      <w:sz w:val="16"/>
    </w:rPr>
  </w:style>
  <w:style w:type="character" w:styleId="PlaceholderText">
    <w:name w:val="Placeholder Text"/>
    <w:uiPriority w:val="99"/>
    <w:semiHidden/>
    <w:rsid w:val="00343410"/>
    <w:rPr>
      <w:color w:val="808080"/>
    </w:rPr>
  </w:style>
  <w:style w:type="character" w:styleId="Strong">
    <w:name w:val="Strong"/>
    <w:uiPriority w:val="22"/>
    <w:qFormat/>
    <w:rsid w:val="00343410"/>
    <w:rPr>
      <w:b/>
      <w:bCs/>
    </w:rPr>
  </w:style>
  <w:style w:type="character" w:styleId="SubtleEmphasis">
    <w:name w:val="Subtle Emphasis"/>
    <w:uiPriority w:val="19"/>
    <w:rsid w:val="00343410"/>
    <w:rPr>
      <w:i/>
      <w:iCs/>
      <w:color w:val="808080"/>
    </w:rPr>
  </w:style>
  <w:style w:type="paragraph" w:customStyle="1" w:styleId="Tableheading">
    <w:name w:val="Table heading"/>
    <w:basedOn w:val="Normal"/>
    <w:uiPriority w:val="99"/>
    <w:rsid w:val="00343410"/>
    <w:rPr>
      <w:b/>
      <w:bCs/>
      <w:szCs w:val="24"/>
    </w:rPr>
  </w:style>
  <w:style w:type="paragraph" w:customStyle="1" w:styleId="Text1">
    <w:name w:val="Text 1"/>
    <w:basedOn w:val="Normal"/>
    <w:rsid w:val="00343410"/>
    <w:pPr>
      <w:spacing w:after="240"/>
      <w:ind w:left="482"/>
      <w:jc w:val="both"/>
    </w:pPr>
    <w:rPr>
      <w:rFonts w:ascii="Times New Roman" w:hAnsi="Times New Roman"/>
      <w:sz w:val="24"/>
      <w:lang w:val="en-GB"/>
    </w:rPr>
  </w:style>
  <w:style w:type="paragraph" w:customStyle="1" w:styleId="TextinList1">
    <w:name w:val="Text in List 1"/>
    <w:aliases w:val="t1"/>
    <w:basedOn w:val="Normal"/>
    <w:rsid w:val="00343410"/>
    <w:pPr>
      <w:spacing w:before="60" w:after="60" w:line="280" w:lineRule="exact"/>
      <w:ind w:left="360"/>
    </w:pPr>
    <w:rPr>
      <w:rFonts w:eastAsia="SimSun"/>
      <w:kern w:val="24"/>
    </w:rPr>
  </w:style>
  <w:style w:type="paragraph" w:styleId="Title">
    <w:name w:val="Title"/>
    <w:basedOn w:val="Heading1"/>
    <w:next w:val="Normal"/>
    <w:link w:val="TitleChar"/>
    <w:uiPriority w:val="10"/>
    <w:qFormat/>
    <w:rsid w:val="00343410"/>
    <w:pPr>
      <w:keepNext w:val="0"/>
      <w:numPr>
        <w:numId w:val="0"/>
      </w:numPr>
      <w:pBdr>
        <w:top w:val="single" w:sz="30" w:space="1" w:color="auto"/>
      </w:pBdr>
      <w:tabs>
        <w:tab w:val="clear" w:pos="432"/>
        <w:tab w:val="left" w:pos="360"/>
        <w:tab w:val="left" w:pos="720"/>
      </w:tabs>
      <w:spacing w:before="2520" w:after="240"/>
      <w:jc w:val="right"/>
      <w:outlineLvl w:val="9"/>
    </w:pPr>
    <w:rPr>
      <w:sz w:val="32"/>
    </w:rPr>
  </w:style>
  <w:style w:type="character" w:customStyle="1" w:styleId="TitleChar">
    <w:name w:val="Title Char"/>
    <w:link w:val="Title"/>
    <w:uiPriority w:val="10"/>
    <w:rsid w:val="00343410"/>
    <w:rPr>
      <w:rFonts w:ascii="Arial" w:eastAsia="Times New Roman" w:hAnsi="Arial"/>
      <w:b/>
      <w:sz w:val="32"/>
      <w:lang w:val="en-US" w:eastAsia="en-US"/>
    </w:rPr>
  </w:style>
  <w:style w:type="paragraph" w:styleId="TOC1">
    <w:name w:val="toc 1"/>
    <w:basedOn w:val="Normal"/>
    <w:next w:val="Normal"/>
    <w:uiPriority w:val="39"/>
    <w:rsid w:val="00343410"/>
    <w:pPr>
      <w:spacing w:before="120" w:after="120"/>
    </w:pPr>
    <w:rPr>
      <w:b/>
      <w:smallCaps/>
      <w:sz w:val="24"/>
    </w:rPr>
  </w:style>
  <w:style w:type="paragraph" w:styleId="TOC2">
    <w:name w:val="toc 2"/>
    <w:basedOn w:val="Normal"/>
    <w:next w:val="Normal"/>
    <w:uiPriority w:val="39"/>
    <w:rsid w:val="00343410"/>
    <w:pPr>
      <w:spacing w:before="60" w:after="60"/>
      <w:ind w:left="113"/>
    </w:pPr>
    <w:rPr>
      <w:noProof/>
      <w:sz w:val="22"/>
    </w:rPr>
  </w:style>
  <w:style w:type="paragraph" w:styleId="TOC3">
    <w:name w:val="toc 3"/>
    <w:basedOn w:val="Normal"/>
    <w:next w:val="Normal"/>
    <w:uiPriority w:val="39"/>
    <w:rsid w:val="00343410"/>
    <w:pPr>
      <w:ind w:left="454"/>
    </w:pPr>
  </w:style>
  <w:style w:type="paragraph" w:styleId="TOC4">
    <w:name w:val="toc 4"/>
    <w:basedOn w:val="Normal"/>
    <w:next w:val="Normal"/>
    <w:uiPriority w:val="39"/>
    <w:rsid w:val="00343410"/>
    <w:pPr>
      <w:ind w:left="600"/>
    </w:pPr>
    <w:rPr>
      <w:rFonts w:ascii="Times New Roman" w:hAnsi="Times New Roman"/>
      <w:sz w:val="18"/>
    </w:rPr>
  </w:style>
  <w:style w:type="paragraph" w:styleId="TOC5">
    <w:name w:val="toc 5"/>
    <w:basedOn w:val="Normal"/>
    <w:next w:val="Normal"/>
    <w:uiPriority w:val="39"/>
    <w:rsid w:val="00343410"/>
    <w:pPr>
      <w:ind w:left="800"/>
    </w:pPr>
    <w:rPr>
      <w:rFonts w:ascii="Times New Roman" w:hAnsi="Times New Roman"/>
      <w:sz w:val="18"/>
    </w:rPr>
  </w:style>
  <w:style w:type="paragraph" w:styleId="TOC6">
    <w:name w:val="toc 6"/>
    <w:basedOn w:val="Normal"/>
    <w:next w:val="Normal"/>
    <w:uiPriority w:val="39"/>
    <w:rsid w:val="00343410"/>
    <w:pPr>
      <w:ind w:left="1000"/>
    </w:pPr>
    <w:rPr>
      <w:rFonts w:ascii="Times New Roman" w:hAnsi="Times New Roman"/>
      <w:sz w:val="18"/>
    </w:rPr>
  </w:style>
  <w:style w:type="paragraph" w:styleId="TOC7">
    <w:name w:val="toc 7"/>
    <w:basedOn w:val="Normal"/>
    <w:next w:val="Normal"/>
    <w:uiPriority w:val="39"/>
    <w:rsid w:val="00343410"/>
    <w:pPr>
      <w:ind w:left="1200"/>
    </w:pPr>
    <w:rPr>
      <w:rFonts w:ascii="Times New Roman" w:hAnsi="Times New Roman"/>
      <w:sz w:val="18"/>
    </w:rPr>
  </w:style>
  <w:style w:type="paragraph" w:styleId="TOC8">
    <w:name w:val="toc 8"/>
    <w:basedOn w:val="Normal"/>
    <w:next w:val="Normal"/>
    <w:uiPriority w:val="39"/>
    <w:rsid w:val="00343410"/>
    <w:pPr>
      <w:ind w:left="1400"/>
    </w:pPr>
    <w:rPr>
      <w:rFonts w:ascii="Times New Roman" w:hAnsi="Times New Roman"/>
      <w:sz w:val="18"/>
    </w:rPr>
  </w:style>
  <w:style w:type="paragraph" w:styleId="TOC9">
    <w:name w:val="toc 9"/>
    <w:basedOn w:val="Normal"/>
    <w:next w:val="Normal"/>
    <w:uiPriority w:val="39"/>
    <w:rsid w:val="00343410"/>
    <w:pPr>
      <w:ind w:left="1600"/>
    </w:pPr>
    <w:rPr>
      <w:rFonts w:ascii="Times New Roman" w:hAnsi="Times New Roman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3410"/>
    <w:pPr>
      <w:keepLines/>
      <w:numPr>
        <w:numId w:val="0"/>
      </w:numPr>
      <w:tabs>
        <w:tab w:val="clear" w:pos="432"/>
      </w:tabs>
      <w:spacing w:line="276" w:lineRule="auto"/>
      <w:outlineLvl w:val="9"/>
    </w:pPr>
    <w:rPr>
      <w:rFonts w:ascii="Cambria" w:hAnsi="Cambria"/>
      <w:bCs/>
      <w:color w:val="365F91"/>
      <w:szCs w:val="28"/>
      <w:lang w:val="en-GB" w:eastAsia="en-GB"/>
    </w:rPr>
  </w:style>
  <w:style w:type="character" w:customStyle="1" w:styleId="userinput3">
    <w:name w:val="userinput3"/>
    <w:rsid w:val="00343410"/>
    <w:rPr>
      <w:b/>
      <w:bCs/>
      <w:vanish w:val="0"/>
      <w:webHidden w:val="0"/>
      <w:specVanish w:val="0"/>
    </w:rPr>
  </w:style>
  <w:style w:type="paragraph" w:customStyle="1" w:styleId="Versionnumber">
    <w:name w:val="Version number"/>
    <w:basedOn w:val="Normal"/>
    <w:rsid w:val="00343410"/>
    <w:pPr>
      <w:tabs>
        <w:tab w:val="left" w:pos="1418"/>
      </w:tabs>
      <w:spacing w:line="240" w:lineRule="atLeast"/>
      <w:jc w:val="both"/>
    </w:pPr>
    <w:rPr>
      <w:i/>
    </w:rPr>
  </w:style>
  <w:style w:type="paragraph" w:customStyle="1" w:styleId="white">
    <w:name w:val="white"/>
    <w:basedOn w:val="Normal"/>
    <w:rsid w:val="00343410"/>
    <w:pPr>
      <w:spacing w:before="100" w:beforeAutospacing="1" w:after="217"/>
    </w:pPr>
    <w:rPr>
      <w:rFonts w:cs="Arial"/>
      <w:color w:val="FFFFFF"/>
      <w:sz w:val="18"/>
      <w:szCs w:val="18"/>
      <w:lang w:val="nl-BE" w:eastAsia="nl-BE"/>
    </w:rPr>
  </w:style>
  <w:style w:type="character" w:customStyle="1" w:styleId="apple-style-span">
    <w:name w:val="apple-style-span"/>
    <w:rsid w:val="00C13AD5"/>
  </w:style>
  <w:style w:type="character" w:styleId="HTMLCode">
    <w:name w:val="HTML Code"/>
    <w:uiPriority w:val="99"/>
    <w:semiHidden/>
    <w:unhideWhenUsed/>
    <w:rsid w:val="00FB16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s://belbru-orap401:5501/em/console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hostname:port/em/console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07/relationships/stylesWithEffects" Target="stylesWithEffects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A32CF2A58D43448CE933A946688F62" ma:contentTypeVersion="10" ma:contentTypeDescription="Create a new document." ma:contentTypeScope="" ma:versionID="3b8543cd98e4abdb4d3f9ee0f331e80d">
  <xsd:schema xmlns:xsd="http://www.w3.org/2001/XMLSchema" xmlns:p="http://schemas.microsoft.com/office/2006/metadata/properties" xmlns:ns2="4100a8fb-2291-48fd-9f4c-ec1cb95db42b" targetNamespace="http://schemas.microsoft.com/office/2006/metadata/properties" ma:root="true" ma:fieldsID="e47e0ddfeb611b7db4ed923721beaa9b" ns2:_="">
    <xsd:import namespace="4100a8fb-2291-48fd-9f4c-ec1cb95db42b"/>
    <xsd:element name="properties">
      <xsd:complexType>
        <xsd:sequence>
          <xsd:element name="documentManagement">
            <xsd:complexType>
              <xsd:all>
                <xsd:element ref="ns2:Destination_x0020_Region" minOccurs="0"/>
                <xsd:element ref="ns2:Move_x0020_to" minOccurs="0"/>
                <xsd:element ref="ns2:reviewed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4100a8fb-2291-48fd-9f4c-ec1cb95db42b" elementFormDefault="qualified">
    <xsd:import namespace="http://schemas.microsoft.com/office/2006/documentManagement/types"/>
    <xsd:element name="Destination_x0020_Region" ma:index="8" nillable="true" ma:displayName="Destination Region" ma:internalName="Destination_x0020_Region">
      <xsd:simpleType>
        <xsd:restriction base="dms:Unknown"/>
      </xsd:simpleType>
    </xsd:element>
    <xsd:element name="Move_x0020_to" ma:index="10" nillable="true" ma:displayName="Move to" ma:internalName="Move_x0020_to">
      <xsd:simpleType>
        <xsd:restriction base="dms:Unknown"/>
      </xsd:simpleType>
    </xsd:element>
    <xsd:element name="reviewed" ma:index="12" nillable="true" ma:displayName="Status" ma:default="Not reviewed yet" ma:format="Dropdown" ma:internalName="reviewed">
      <xsd:simpleType>
        <xsd:restriction base="dms:Choice">
          <xsd:enumeration value="Not reviewed yet"/>
          <xsd:enumeration value="In progress"/>
          <xsd:enumeration value="Reviewed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viewed xmlns="4100a8fb-2291-48fd-9f4c-ec1cb95db42b">Reviewed</reviewed>
    <Destination_x0020_Region xmlns="4100a8fb-2291-48fd-9f4c-ec1cb95db42b" xsi:nil="true"/>
    <Move_x0020_to xmlns="4100a8fb-2291-48fd-9f4c-ec1cb95db42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8CC4FE-D111-41B0-96CE-5CA230393E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00a8fb-2291-48fd-9f4c-ec1cb95db42b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BF730B50-030F-45D6-82E2-CAA803F567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353540-DAEC-47E5-A7BB-1334AFD23247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0D452DAC-2081-4428-8B56-9B6DA75DE8A6}">
  <ds:schemaRefs>
    <ds:schemaRef ds:uri="http://schemas.microsoft.com/office/2006/metadata/properties"/>
    <ds:schemaRef ds:uri="http://schemas.microsoft.com/office/infopath/2007/PartnerControls"/>
    <ds:schemaRef ds:uri="4100a8fb-2291-48fd-9f4c-ec1cb95db42b"/>
  </ds:schemaRefs>
</ds:datastoreItem>
</file>

<file path=customXml/itemProps5.xml><?xml version="1.0" encoding="utf-8"?>
<ds:datastoreItem xmlns:ds="http://schemas.openxmlformats.org/officeDocument/2006/customXml" ds:itemID="{130C76CF-39E9-4B27-9B83-447A6A8F2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33</Pages>
  <Words>7860</Words>
  <Characters>43235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EEAS</Company>
  <LinksUpToDate>false</LinksUpToDate>
  <CharactersWithSpaces>50994</CharactersWithSpaces>
  <SharedDoc>false</SharedDoc>
  <HLinks>
    <vt:vector size="282" baseType="variant">
      <vt:variant>
        <vt:i4>2621479</vt:i4>
      </vt:variant>
      <vt:variant>
        <vt:i4>282</vt:i4>
      </vt:variant>
      <vt:variant>
        <vt:i4>0</vt:i4>
      </vt:variant>
      <vt:variant>
        <vt:i4>5</vt:i4>
      </vt:variant>
      <vt:variant>
        <vt:lpwstr>https://belbru-orap401:5501/em/console</vt:lpwstr>
      </vt:variant>
      <vt:variant>
        <vt:lpwstr/>
      </vt:variant>
      <vt:variant>
        <vt:i4>4784195</vt:i4>
      </vt:variant>
      <vt:variant>
        <vt:i4>279</vt:i4>
      </vt:variant>
      <vt:variant>
        <vt:i4>0</vt:i4>
      </vt:variant>
      <vt:variant>
        <vt:i4>5</vt:i4>
      </vt:variant>
      <vt:variant>
        <vt:lpwstr>https://hostname:port/em/console</vt:lpwstr>
      </vt:variant>
      <vt:variant>
        <vt:lpwstr/>
      </vt:variant>
      <vt:variant>
        <vt:i4>1310776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_Toc458523608</vt:lpwstr>
      </vt:variant>
      <vt:variant>
        <vt:i4>1310776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_Toc458523607</vt:lpwstr>
      </vt:variant>
      <vt:variant>
        <vt:i4>1310776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_Toc458523606</vt:lpwstr>
      </vt:variant>
      <vt:variant>
        <vt:i4>1310776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_Toc458523605</vt:lpwstr>
      </vt:variant>
      <vt:variant>
        <vt:i4>1310776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_Toc458523604</vt:lpwstr>
      </vt:variant>
      <vt:variant>
        <vt:i4>1310776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_Toc458523603</vt:lpwstr>
      </vt:variant>
      <vt:variant>
        <vt:i4>1310776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_Toc458523602</vt:lpwstr>
      </vt:variant>
      <vt:variant>
        <vt:i4>1310776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_Toc458523601</vt:lpwstr>
      </vt:variant>
      <vt:variant>
        <vt:i4>1310776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_Toc458523600</vt:lpwstr>
      </vt:variant>
      <vt:variant>
        <vt:i4>1900603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_Toc458523599</vt:lpwstr>
      </vt:variant>
      <vt:variant>
        <vt:i4>1900603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_Toc458523598</vt:lpwstr>
      </vt:variant>
      <vt:variant>
        <vt:i4>1900603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_Toc458523597</vt:lpwstr>
      </vt:variant>
      <vt:variant>
        <vt:i4>1900603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_Toc458523596</vt:lpwstr>
      </vt:variant>
      <vt:variant>
        <vt:i4>1900603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_Toc458523595</vt:lpwstr>
      </vt:variant>
      <vt:variant>
        <vt:i4>1900603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_Toc458523594</vt:lpwstr>
      </vt:variant>
      <vt:variant>
        <vt:i4>1900603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_Toc458523593</vt:lpwstr>
      </vt:variant>
      <vt:variant>
        <vt:i4>1900603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_Toc458523592</vt:lpwstr>
      </vt:variant>
      <vt:variant>
        <vt:i4>1900603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_Toc458523591</vt:lpwstr>
      </vt:variant>
      <vt:variant>
        <vt:i4>1900603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_Toc458523590</vt:lpwstr>
      </vt:variant>
      <vt:variant>
        <vt:i4>1835067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_Toc458523589</vt:lpwstr>
      </vt:variant>
      <vt:variant>
        <vt:i4>1835067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_Toc458523588</vt:lpwstr>
      </vt:variant>
      <vt:variant>
        <vt:i4>1835067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_Toc458523587</vt:lpwstr>
      </vt:variant>
      <vt:variant>
        <vt:i4>1835067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_Toc458523586</vt:lpwstr>
      </vt:variant>
      <vt:variant>
        <vt:i4>1835067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_Toc458523585</vt:lpwstr>
      </vt:variant>
      <vt:variant>
        <vt:i4>1835067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_Toc458523584</vt:lpwstr>
      </vt:variant>
      <vt:variant>
        <vt:i4>1835067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_Toc458523583</vt:lpwstr>
      </vt:variant>
      <vt:variant>
        <vt:i4>1835067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_Toc458523582</vt:lpwstr>
      </vt:variant>
      <vt:variant>
        <vt:i4>1835067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_Toc458523581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_Toc458523580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_Toc458523579</vt:lpwstr>
      </vt:variant>
      <vt:variant>
        <vt:i4>1245243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_Toc458523578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_Toc458523577</vt:lpwstr>
      </vt:variant>
      <vt:variant>
        <vt:i4>1245243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_Toc458523576</vt:lpwstr>
      </vt:variant>
      <vt:variant>
        <vt:i4>1245243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_Toc458523575</vt:lpwstr>
      </vt:variant>
      <vt:variant>
        <vt:i4>1245243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_Toc458523574</vt:lpwstr>
      </vt:variant>
      <vt:variant>
        <vt:i4>1245243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_Toc458523573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_Toc458523572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_Toc458523571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_Toc458523570</vt:lpwstr>
      </vt:variant>
      <vt:variant>
        <vt:i4>1179707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_Toc458523569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_Toc458523568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_Toc458523567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_Toc458523566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_Toc458523565</vt:lpwstr>
      </vt:variant>
      <vt:variant>
        <vt:i4>1179707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_Toc458523564</vt:lpwstr>
      </vt:variant>
    </vt:vector>
  </HLinks>
  <HyperlinksChanged>true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BRIENS Philippe (EEAS-EXT)</dc:creator>
  <cp:lastModifiedBy>phjr</cp:lastModifiedBy>
  <cp:revision>4</cp:revision>
  <cp:lastPrinted>2015-09-04T08:14:00Z</cp:lastPrinted>
  <dcterms:created xsi:type="dcterms:W3CDTF">2019-08-04T11:09:00Z</dcterms:created>
  <dcterms:modified xsi:type="dcterms:W3CDTF">2019-08-09T11:22:00Z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>BRIENS Philippe (EEAS-EXT)</vt:lpwstr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  <property fmtid="{D5CDD505-2E9C-101B-9397-08002B2CF9AE}" pid="11" name="Doccument ID">
    <vt:lpwstr/>
  </property>
</Properties>
</file>